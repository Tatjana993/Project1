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00" w:rsidRPr="000E0F2C" w:rsidRDefault="00A20D00" w:rsidP="00A20D00">
      <w:pPr>
        <w:spacing w:after="0" w:line="240" w:lineRule="auto"/>
        <w:jc w:val="center"/>
        <w:rPr>
          <w:rFonts w:ascii="Times New Roman" w:hAnsi="Times New Roman" w:cs="Times New Roman"/>
          <w:b/>
          <w:sz w:val="28"/>
          <w:lang w:val="sr-Latn-BA"/>
        </w:rPr>
      </w:pPr>
      <w:r w:rsidRPr="000E0F2C">
        <w:rPr>
          <w:rFonts w:ascii="Times New Roman" w:hAnsi="Times New Roman" w:cs="Times New Roman"/>
          <w:b/>
          <w:sz w:val="28"/>
          <w:lang w:val="sr-Latn-BA"/>
        </w:rPr>
        <w:t>UNIVERZITET U BANJOJ LUCI</w:t>
      </w:r>
    </w:p>
    <w:p w:rsidR="00A20D00" w:rsidRPr="000E0F2C" w:rsidRDefault="00A20D00" w:rsidP="00A20D00">
      <w:pPr>
        <w:spacing w:after="0" w:line="240" w:lineRule="auto"/>
        <w:jc w:val="center"/>
        <w:rPr>
          <w:rFonts w:ascii="Times New Roman" w:hAnsi="Times New Roman" w:cs="Times New Roman"/>
          <w:b/>
          <w:sz w:val="28"/>
          <w:lang w:val="sr-Latn-BA"/>
        </w:rPr>
      </w:pPr>
      <w:r w:rsidRPr="000E0F2C">
        <w:rPr>
          <w:rFonts w:ascii="Times New Roman" w:hAnsi="Times New Roman" w:cs="Times New Roman"/>
          <w:b/>
          <w:sz w:val="28"/>
          <w:lang w:val="sr-Latn-BA"/>
        </w:rPr>
        <w:t>ELEKTROTEHNIČKI FAKULTET</w:t>
      </w: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Pr="007C2317" w:rsidRDefault="00A20D00" w:rsidP="00A20D00">
      <w:pPr>
        <w:spacing w:after="0" w:line="240" w:lineRule="auto"/>
        <w:jc w:val="center"/>
        <w:rPr>
          <w:rFonts w:ascii="Times New Roman" w:hAnsi="Times New Roman" w:cs="Times New Roman"/>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Pr="000E0F2C" w:rsidRDefault="00A20D00" w:rsidP="00A20D00">
      <w:pPr>
        <w:spacing w:after="0" w:line="240" w:lineRule="auto"/>
        <w:jc w:val="center"/>
        <w:rPr>
          <w:rFonts w:ascii="Times New Roman" w:hAnsi="Times New Roman" w:cs="Times New Roman"/>
          <w:b/>
          <w:sz w:val="28"/>
          <w:lang w:val="sr-Latn-BA"/>
        </w:rPr>
      </w:pPr>
      <w:r w:rsidRPr="000E0F2C">
        <w:rPr>
          <w:rFonts w:ascii="Times New Roman" w:hAnsi="Times New Roman" w:cs="Times New Roman"/>
          <w:b/>
          <w:sz w:val="28"/>
        </w:rPr>
        <w:t>Tatjana Kova</w:t>
      </w:r>
      <w:r w:rsidRPr="000E0F2C">
        <w:rPr>
          <w:rFonts w:ascii="Times New Roman" w:hAnsi="Times New Roman" w:cs="Times New Roman"/>
          <w:b/>
          <w:sz w:val="28"/>
          <w:lang w:val="sr-Latn-BA"/>
        </w:rPr>
        <w:t>čević</w:t>
      </w:r>
    </w:p>
    <w:p w:rsidR="00A20D00" w:rsidRPr="000E0F2C" w:rsidRDefault="00A20D00" w:rsidP="00A20D00">
      <w:pPr>
        <w:spacing w:after="0" w:line="240" w:lineRule="auto"/>
        <w:jc w:val="center"/>
        <w:rPr>
          <w:rFonts w:ascii="Times New Roman" w:hAnsi="Times New Roman" w:cs="Times New Roman"/>
          <w:b/>
          <w:sz w:val="28"/>
          <w:lang w:val="sr-Cyrl-BA"/>
        </w:rPr>
      </w:pPr>
    </w:p>
    <w:p w:rsidR="00A20D00" w:rsidRPr="000E0F2C" w:rsidRDefault="00A20D00" w:rsidP="00A20D00">
      <w:pPr>
        <w:spacing w:after="0" w:line="240" w:lineRule="auto"/>
        <w:jc w:val="center"/>
        <w:rPr>
          <w:rFonts w:ascii="Times New Roman" w:hAnsi="Times New Roman" w:cs="Times New Roman"/>
          <w:b/>
          <w:sz w:val="28"/>
          <w:szCs w:val="24"/>
        </w:rPr>
      </w:pPr>
      <w:r w:rsidRPr="000E0F2C">
        <w:rPr>
          <w:rFonts w:ascii="Times New Roman" w:hAnsi="Times New Roman" w:cs="Times New Roman"/>
          <w:b/>
          <w:sz w:val="28"/>
          <w:szCs w:val="24"/>
        </w:rPr>
        <w:t>RAZVOJ JAVASCRIPT BAZIRANIH APLIKACIJA</w:t>
      </w:r>
    </w:p>
    <w:p w:rsidR="00A20D00" w:rsidRPr="000E0F2C" w:rsidRDefault="00A20D00" w:rsidP="00A20D00">
      <w:pPr>
        <w:spacing w:after="0" w:line="240" w:lineRule="auto"/>
        <w:jc w:val="center"/>
        <w:rPr>
          <w:rFonts w:ascii="Times New Roman" w:hAnsi="Times New Roman" w:cs="Times New Roman"/>
          <w:b/>
          <w:sz w:val="28"/>
          <w:szCs w:val="24"/>
        </w:rPr>
      </w:pPr>
    </w:p>
    <w:p w:rsidR="00A20D00" w:rsidRPr="00F24121" w:rsidRDefault="00A20D00" w:rsidP="00A20D00">
      <w:pPr>
        <w:spacing w:after="0" w:line="240" w:lineRule="auto"/>
        <w:jc w:val="center"/>
        <w:rPr>
          <w:rFonts w:ascii="Times New Roman" w:hAnsi="Times New Roman" w:cs="Times New Roman"/>
          <w:sz w:val="24"/>
          <w:lang w:val="sr-Latn-BA"/>
        </w:rPr>
      </w:pPr>
      <w:r w:rsidRPr="000E0F2C">
        <w:rPr>
          <w:rFonts w:ascii="Times New Roman" w:hAnsi="Times New Roman" w:cs="Times New Roman"/>
          <w:b/>
          <w:sz w:val="28"/>
          <w:lang w:val="sr-Latn-BA"/>
        </w:rPr>
        <w:t>DIPLOMSKI RAD</w:t>
      </w: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lang w:val="sr-Cyrl-BA"/>
        </w:rPr>
      </w:pPr>
    </w:p>
    <w:p w:rsidR="00A20D00" w:rsidRDefault="00A20D00" w:rsidP="00A20D00">
      <w:pPr>
        <w:spacing w:after="0" w:line="240" w:lineRule="auto"/>
        <w:jc w:val="center"/>
        <w:rPr>
          <w:rFonts w:ascii="Times New Roman" w:hAnsi="Times New Roman" w:cs="Times New Roman"/>
          <w:sz w:val="24"/>
          <w:szCs w:val="24"/>
          <w:lang w:val="sr-Cyrl-BA"/>
        </w:rPr>
      </w:pPr>
    </w:p>
    <w:p w:rsidR="00A20D00" w:rsidRPr="000E0F2C" w:rsidRDefault="00A20D00" w:rsidP="00A20D00">
      <w:pPr>
        <w:spacing w:after="0" w:line="240" w:lineRule="auto"/>
        <w:jc w:val="center"/>
        <w:rPr>
          <w:rFonts w:ascii="Times New Roman" w:hAnsi="Times New Roman" w:cs="Times New Roman"/>
          <w:b/>
          <w:sz w:val="28"/>
          <w:szCs w:val="24"/>
          <w:lang w:val="sr-Latn-BA"/>
        </w:rPr>
      </w:pPr>
      <w:r w:rsidRPr="000E0F2C">
        <w:rPr>
          <w:rFonts w:ascii="Times New Roman" w:hAnsi="Times New Roman" w:cs="Times New Roman"/>
          <w:b/>
          <w:sz w:val="28"/>
          <w:szCs w:val="24"/>
          <w:lang w:val="sr-Latn-BA"/>
        </w:rPr>
        <w:t>Banja Luka</w:t>
      </w:r>
      <w:r w:rsidRPr="000E0F2C">
        <w:rPr>
          <w:rFonts w:ascii="Times New Roman" w:hAnsi="Times New Roman" w:cs="Times New Roman"/>
          <w:b/>
          <w:sz w:val="28"/>
          <w:szCs w:val="24"/>
          <w:lang w:val="sr-Cyrl-BA"/>
        </w:rPr>
        <w:t xml:space="preserve">, </w:t>
      </w:r>
      <w:r w:rsidRPr="000E0F2C">
        <w:rPr>
          <w:rFonts w:ascii="Times New Roman" w:hAnsi="Times New Roman" w:cs="Times New Roman"/>
          <w:b/>
          <w:sz w:val="28"/>
          <w:szCs w:val="24"/>
          <w:lang w:val="sr-Latn-BA"/>
        </w:rPr>
        <w:t>maj</w:t>
      </w:r>
      <w:r w:rsidRPr="000E0F2C">
        <w:rPr>
          <w:rFonts w:ascii="Times New Roman" w:hAnsi="Times New Roman" w:cs="Times New Roman"/>
          <w:b/>
          <w:sz w:val="28"/>
          <w:szCs w:val="24"/>
          <w:lang w:val="sr-Cyrl-BA"/>
        </w:rPr>
        <w:t xml:space="preserve"> 201</w:t>
      </w:r>
      <w:r w:rsidRPr="000E0F2C">
        <w:rPr>
          <w:rFonts w:ascii="Times New Roman" w:hAnsi="Times New Roman" w:cs="Times New Roman"/>
          <w:b/>
          <w:sz w:val="28"/>
          <w:szCs w:val="24"/>
          <w:lang w:val="sr-Latn-BA"/>
        </w:rPr>
        <w:t>9</w:t>
      </w:r>
      <w:r w:rsidRPr="000E0F2C">
        <w:rPr>
          <w:rFonts w:ascii="Times New Roman" w:hAnsi="Times New Roman" w:cs="Times New Roman"/>
          <w:b/>
          <w:sz w:val="28"/>
          <w:szCs w:val="24"/>
          <w:lang w:val="sr-Cyrl-BA"/>
        </w:rPr>
        <w:t>.</w:t>
      </w:r>
    </w:p>
    <w:p w:rsidR="00A20D00" w:rsidRDefault="00A20D00" w:rsidP="00A20D00">
      <w:pPr>
        <w:spacing w:after="0" w:line="240" w:lineRule="auto"/>
        <w:jc w:val="center"/>
        <w:rPr>
          <w:rFonts w:ascii="Times New Roman" w:hAnsi="Times New Roman" w:cs="Times New Roman"/>
          <w:sz w:val="24"/>
          <w:szCs w:val="24"/>
          <w:lang w:val="sr-Latn-BA"/>
        </w:rPr>
      </w:pPr>
    </w:p>
    <w:p w:rsidR="00A20D00" w:rsidRDefault="00A20D00" w:rsidP="00A20D00">
      <w:pPr>
        <w:spacing w:after="0" w:line="240" w:lineRule="auto"/>
        <w:jc w:val="center"/>
        <w:rPr>
          <w:rFonts w:ascii="Times New Roman" w:hAnsi="Times New Roman" w:cs="Times New Roman"/>
          <w:sz w:val="24"/>
          <w:szCs w:val="24"/>
          <w:lang w:val="sr-Latn-BA"/>
        </w:rPr>
      </w:pPr>
    </w:p>
    <w:p w:rsidR="00A20D00" w:rsidRPr="00F24121" w:rsidRDefault="00A20D00" w:rsidP="00A20D00">
      <w:pPr>
        <w:spacing w:after="0" w:line="240" w:lineRule="auto"/>
        <w:jc w:val="center"/>
        <w:rPr>
          <w:rFonts w:ascii="Times New Roman" w:hAnsi="Times New Roman" w:cs="Times New Roman"/>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Default="00A20D00" w:rsidP="00A20D00">
      <w:pPr>
        <w:spacing w:after="0" w:line="240" w:lineRule="auto"/>
        <w:ind w:firstLine="720"/>
        <w:rPr>
          <w:rFonts w:ascii="Times New Roman" w:hAnsi="Times New Roman" w:cs="Times New Roman"/>
          <w:b/>
          <w:sz w:val="24"/>
          <w:szCs w:val="24"/>
          <w:lang w:val="sr-Latn-BA"/>
        </w:rPr>
      </w:pPr>
    </w:p>
    <w:p w:rsidR="00A20D00" w:rsidRPr="000E0F2C" w:rsidRDefault="00A20D00" w:rsidP="00A20D00">
      <w:pPr>
        <w:spacing w:after="0" w:line="240" w:lineRule="auto"/>
        <w:ind w:firstLine="720"/>
        <w:rPr>
          <w:rFonts w:ascii="Times New Roman" w:hAnsi="Times New Roman" w:cs="Times New Roman"/>
          <w:sz w:val="28"/>
          <w:szCs w:val="24"/>
        </w:rPr>
      </w:pPr>
      <w:r w:rsidRPr="000E0F2C">
        <w:rPr>
          <w:rFonts w:ascii="Times New Roman" w:hAnsi="Times New Roman" w:cs="Times New Roman"/>
          <w:sz w:val="28"/>
          <w:szCs w:val="24"/>
          <w:lang w:val="sr-Latn-BA"/>
        </w:rPr>
        <w:t>Tema</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Pr>
          <w:rFonts w:ascii="Times New Roman" w:hAnsi="Times New Roman" w:cs="Times New Roman"/>
          <w:sz w:val="28"/>
          <w:szCs w:val="24"/>
        </w:rPr>
        <w:tab/>
      </w:r>
      <w:r w:rsidRPr="000E0F2C">
        <w:rPr>
          <w:rFonts w:ascii="Times New Roman" w:hAnsi="Times New Roman" w:cs="Times New Roman"/>
          <w:sz w:val="28"/>
          <w:szCs w:val="24"/>
        </w:rPr>
        <w:t>RAZVOJ JAVASCRIPT BAZIRANIH APLIKACIJA</w:t>
      </w:r>
    </w:p>
    <w:p w:rsidR="00A20D00" w:rsidRPr="000E0F2C" w:rsidRDefault="00A20D00" w:rsidP="00A20D00">
      <w:pPr>
        <w:spacing w:after="0" w:line="240" w:lineRule="auto"/>
        <w:jc w:val="center"/>
        <w:rPr>
          <w:rFonts w:ascii="Times New Roman" w:hAnsi="Times New Roman" w:cs="Times New Roman"/>
          <w:sz w:val="28"/>
          <w:szCs w:val="24"/>
          <w:lang w:val="sr-Cyrl-BA"/>
        </w:rPr>
      </w:pPr>
    </w:p>
    <w:p w:rsidR="00A20D00" w:rsidRPr="000E0F2C" w:rsidRDefault="00A20D00" w:rsidP="00A20D00">
      <w:pPr>
        <w:spacing w:after="0" w:line="240" w:lineRule="auto"/>
        <w:jc w:val="center"/>
        <w:rPr>
          <w:rFonts w:ascii="Times New Roman" w:hAnsi="Times New Roman" w:cs="Times New Roman"/>
          <w:sz w:val="28"/>
          <w:szCs w:val="24"/>
          <w:lang w:val="sr-Cyrl-BA"/>
        </w:rPr>
      </w:pP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sz w:val="28"/>
          <w:szCs w:val="24"/>
          <w:lang w:val="sr-Latn-BA"/>
        </w:rPr>
        <w:t>Ključne riječi</w:t>
      </w:r>
      <w:r w:rsidRPr="000E0F2C">
        <w:rPr>
          <w:rFonts w:ascii="Times New Roman" w:hAnsi="Times New Roman" w:cs="Times New Roman"/>
          <w:sz w:val="28"/>
          <w:szCs w:val="24"/>
          <w:lang w:val="sr-Cyrl-BA"/>
        </w:rPr>
        <w:t>:</w:t>
      </w: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i/>
          <w:sz w:val="28"/>
          <w:szCs w:val="24"/>
        </w:rPr>
        <w:t>Web</w:t>
      </w:r>
      <w:r w:rsidRPr="000E0F2C">
        <w:rPr>
          <w:rFonts w:ascii="Times New Roman" w:hAnsi="Times New Roman" w:cs="Times New Roman"/>
          <w:sz w:val="28"/>
          <w:szCs w:val="24"/>
        </w:rPr>
        <w:t xml:space="preserve"> Aplikacije</w:t>
      </w: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sz w:val="28"/>
          <w:szCs w:val="24"/>
        </w:rPr>
        <w:t>JavaScript</w:t>
      </w: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sz w:val="28"/>
          <w:szCs w:val="24"/>
        </w:rPr>
        <w:t>Node.js</w:t>
      </w: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sz w:val="28"/>
          <w:szCs w:val="24"/>
        </w:rPr>
        <w:t>TypeScript</w:t>
      </w:r>
    </w:p>
    <w:p w:rsidR="00A20D00" w:rsidRPr="000E0F2C" w:rsidRDefault="00A20D00" w:rsidP="00A20D00">
      <w:pPr>
        <w:spacing w:after="0" w:line="240" w:lineRule="auto"/>
        <w:ind w:left="2880" w:hanging="720"/>
        <w:rPr>
          <w:rFonts w:ascii="Times New Roman" w:hAnsi="Times New Roman" w:cs="Times New Roman"/>
          <w:sz w:val="28"/>
          <w:szCs w:val="24"/>
        </w:rPr>
      </w:pPr>
      <w:r w:rsidRPr="000E0F2C">
        <w:rPr>
          <w:rFonts w:ascii="Times New Roman" w:hAnsi="Times New Roman" w:cs="Times New Roman"/>
          <w:sz w:val="28"/>
          <w:szCs w:val="24"/>
        </w:rPr>
        <w:t>Angular</w:t>
      </w:r>
    </w:p>
    <w:p w:rsidR="00A20D00" w:rsidRPr="000E0F2C" w:rsidRDefault="00A20D00" w:rsidP="00A20D00">
      <w:pPr>
        <w:spacing w:after="0" w:line="240" w:lineRule="auto"/>
        <w:rPr>
          <w:rFonts w:ascii="Times New Roman" w:hAnsi="Times New Roman" w:cs="Times New Roman"/>
          <w:sz w:val="28"/>
          <w:szCs w:val="24"/>
          <w:lang w:val="sr-Cyrl-BA"/>
        </w:rPr>
      </w:pPr>
    </w:p>
    <w:p w:rsidR="00A20D00" w:rsidRPr="000E0F2C" w:rsidRDefault="00A20D00" w:rsidP="00A20D00">
      <w:pPr>
        <w:spacing w:after="0" w:line="240" w:lineRule="auto"/>
        <w:rPr>
          <w:rFonts w:ascii="Times New Roman" w:hAnsi="Times New Roman" w:cs="Times New Roman"/>
          <w:sz w:val="28"/>
          <w:szCs w:val="24"/>
          <w:lang w:val="sr-Cyrl-BA"/>
        </w:rPr>
      </w:pPr>
    </w:p>
    <w:p w:rsidR="00A20D00" w:rsidRPr="000E0F2C" w:rsidRDefault="00A20D00" w:rsidP="00A20D00">
      <w:pPr>
        <w:spacing w:after="0" w:line="240" w:lineRule="auto"/>
        <w:ind w:left="2880" w:firstLine="720"/>
        <w:rPr>
          <w:rFonts w:ascii="Times New Roman" w:hAnsi="Times New Roman" w:cs="Times New Roman"/>
          <w:sz w:val="28"/>
          <w:szCs w:val="24"/>
          <w:lang w:val="sr-Cyrl-BA"/>
        </w:rPr>
      </w:pPr>
    </w:p>
    <w:p w:rsidR="00A20D00" w:rsidRPr="000E0F2C" w:rsidRDefault="00A20D00" w:rsidP="003B745B">
      <w:pPr>
        <w:tabs>
          <w:tab w:val="left" w:pos="2160"/>
        </w:tabs>
        <w:spacing w:after="0" w:line="240" w:lineRule="auto"/>
        <w:ind w:firstLine="634"/>
        <w:rPr>
          <w:rFonts w:ascii="Times New Roman" w:hAnsi="Times New Roman" w:cs="Times New Roman"/>
          <w:sz w:val="28"/>
          <w:szCs w:val="24"/>
          <w:lang w:val="sr-Latn-BA"/>
        </w:rPr>
      </w:pPr>
      <w:r w:rsidRPr="000E0F2C">
        <w:rPr>
          <w:rFonts w:ascii="Times New Roman" w:hAnsi="Times New Roman" w:cs="Times New Roman"/>
          <w:sz w:val="28"/>
          <w:szCs w:val="24"/>
          <w:lang w:val="sr-Latn-BA"/>
        </w:rPr>
        <w:t>Komisija</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sidRPr="000E0F2C">
        <w:rPr>
          <w:rFonts w:ascii="Times New Roman" w:hAnsi="Times New Roman" w:cs="Times New Roman"/>
          <w:sz w:val="28"/>
          <w:szCs w:val="24"/>
        </w:rPr>
        <w:t xml:space="preserve">Prof. dr Zoran </w:t>
      </w:r>
      <w:r w:rsidRPr="000E0F2C">
        <w:rPr>
          <w:rFonts w:ascii="Times New Roman" w:hAnsi="Times New Roman" w:cs="Times New Roman"/>
          <w:sz w:val="28"/>
          <w:szCs w:val="24"/>
          <w:lang w:val="sr-Latn-BA"/>
        </w:rPr>
        <w:t>Đurić</w:t>
      </w:r>
      <w:r w:rsidRPr="000E0F2C">
        <w:rPr>
          <w:rFonts w:ascii="Times New Roman" w:hAnsi="Times New Roman" w:cs="Times New Roman"/>
          <w:sz w:val="28"/>
          <w:szCs w:val="24"/>
          <w:lang w:val="sr-Cyrl-BA"/>
        </w:rPr>
        <w:t xml:space="preserve">, </w:t>
      </w:r>
      <w:r w:rsidRPr="000E0F2C">
        <w:rPr>
          <w:rFonts w:ascii="Times New Roman" w:hAnsi="Times New Roman" w:cs="Times New Roman"/>
          <w:sz w:val="28"/>
          <w:szCs w:val="24"/>
          <w:lang w:val="sr-Latn-BA"/>
        </w:rPr>
        <w:t>predsjednik</w:t>
      </w:r>
    </w:p>
    <w:p w:rsidR="00A20D00" w:rsidRPr="000E0F2C" w:rsidRDefault="00A20D00" w:rsidP="00A20D00">
      <w:pPr>
        <w:spacing w:after="0" w:line="240" w:lineRule="auto"/>
        <w:ind w:firstLine="630"/>
        <w:rPr>
          <w:rFonts w:ascii="Times New Roman" w:hAnsi="Times New Roman" w:cs="Times New Roman"/>
          <w:sz w:val="28"/>
          <w:szCs w:val="24"/>
          <w:lang w:val="sr-Latn-BA"/>
        </w:rPr>
      </w:pP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Latn-BA"/>
        </w:rPr>
        <w:t>Prof. dr Slavko Marić</w:t>
      </w:r>
      <w:r w:rsidRPr="000E0F2C">
        <w:rPr>
          <w:rFonts w:ascii="Times New Roman" w:hAnsi="Times New Roman" w:cs="Times New Roman"/>
          <w:sz w:val="28"/>
          <w:szCs w:val="24"/>
          <w:lang w:val="sr-Cyrl-BA"/>
        </w:rPr>
        <w:t xml:space="preserve">, </w:t>
      </w:r>
      <w:r w:rsidRPr="000E0F2C">
        <w:rPr>
          <w:rFonts w:ascii="Times New Roman" w:hAnsi="Times New Roman" w:cs="Times New Roman"/>
          <w:sz w:val="28"/>
          <w:szCs w:val="24"/>
          <w:lang w:val="sr-Latn-BA"/>
        </w:rPr>
        <w:t>mentor</w:t>
      </w:r>
    </w:p>
    <w:p w:rsidR="007A4D42" w:rsidRDefault="000673C2" w:rsidP="00A20D00">
      <w:pPr>
        <w:spacing w:after="0" w:line="240" w:lineRule="auto"/>
        <w:ind w:firstLine="630"/>
        <w:rPr>
          <w:rFonts w:ascii="Times New Roman" w:hAnsi="Times New Roman" w:cs="Times New Roman"/>
          <w:sz w:val="28"/>
          <w:szCs w:val="24"/>
          <w:lang w:val="sr-Latn-BA"/>
        </w:rPr>
      </w:pPr>
      <w:r>
        <w:rPr>
          <w:rFonts w:ascii="Times New Roman" w:hAnsi="Times New Roman" w:cs="Times New Roman"/>
          <w:sz w:val="28"/>
          <w:szCs w:val="24"/>
          <w:lang w:val="sr-Latn-BA"/>
        </w:rPr>
        <w:tab/>
      </w:r>
      <w:r>
        <w:rPr>
          <w:rFonts w:ascii="Times New Roman" w:hAnsi="Times New Roman" w:cs="Times New Roman"/>
          <w:sz w:val="28"/>
          <w:szCs w:val="24"/>
          <w:lang w:val="sr-Latn-BA"/>
        </w:rPr>
        <w:tab/>
      </w:r>
      <w:r>
        <w:rPr>
          <w:rFonts w:ascii="Times New Roman" w:hAnsi="Times New Roman" w:cs="Times New Roman"/>
          <w:sz w:val="28"/>
          <w:szCs w:val="24"/>
          <w:lang w:val="sr-Latn-BA"/>
        </w:rPr>
        <w:tab/>
        <w:t>Igor Dujlović, ma, član</w:t>
      </w:r>
    </w:p>
    <w:p w:rsidR="00EE7ED4" w:rsidRPr="000E0F2C" w:rsidRDefault="00EE7ED4" w:rsidP="00A20D00">
      <w:pPr>
        <w:spacing w:after="0" w:line="240" w:lineRule="auto"/>
        <w:ind w:firstLine="630"/>
        <w:rPr>
          <w:rFonts w:ascii="Times New Roman" w:hAnsi="Times New Roman" w:cs="Times New Roman"/>
          <w:sz w:val="28"/>
          <w:szCs w:val="24"/>
          <w:lang w:val="sr-Latn-BA"/>
        </w:rPr>
      </w:pPr>
    </w:p>
    <w:p w:rsidR="00A20D00" w:rsidRDefault="00A20D00" w:rsidP="00A20D00">
      <w:pPr>
        <w:spacing w:after="0" w:line="240" w:lineRule="auto"/>
        <w:ind w:firstLine="630"/>
        <w:rPr>
          <w:rFonts w:ascii="Times New Roman" w:hAnsi="Times New Roman" w:cs="Times New Roman"/>
          <w:sz w:val="28"/>
          <w:szCs w:val="24"/>
        </w:rPr>
      </w:pPr>
    </w:p>
    <w:p w:rsidR="007A4D42" w:rsidRPr="000673C2" w:rsidRDefault="007A4D42" w:rsidP="00A20D00">
      <w:pPr>
        <w:spacing w:after="0" w:line="240" w:lineRule="auto"/>
        <w:ind w:firstLine="630"/>
        <w:rPr>
          <w:rFonts w:ascii="Times New Roman" w:hAnsi="Times New Roman" w:cs="Times New Roman"/>
          <w:sz w:val="28"/>
          <w:szCs w:val="24"/>
          <w:lang w:val="sr-Latn-BA"/>
        </w:rPr>
      </w:pPr>
      <w:r>
        <w:rPr>
          <w:rFonts w:ascii="Times New Roman" w:hAnsi="Times New Roman" w:cs="Times New Roman"/>
          <w:sz w:val="28"/>
          <w:szCs w:val="24"/>
        </w:rPr>
        <w:t>Uz rad je prilo</w:t>
      </w:r>
      <w:r>
        <w:rPr>
          <w:rFonts w:ascii="Times New Roman" w:hAnsi="Times New Roman" w:cs="Times New Roman"/>
          <w:sz w:val="28"/>
          <w:szCs w:val="24"/>
          <w:lang w:val="sr-Latn-BA"/>
        </w:rPr>
        <w:t>žen CD.</w:t>
      </w: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Default="00A20D00" w:rsidP="00A20D00">
      <w:pPr>
        <w:spacing w:after="0" w:line="240" w:lineRule="auto"/>
        <w:ind w:firstLine="630"/>
        <w:rPr>
          <w:rFonts w:ascii="Times New Roman" w:hAnsi="Times New Roman" w:cs="Times New Roman"/>
          <w:sz w:val="24"/>
          <w:szCs w:val="24"/>
          <w:lang w:val="sr-Latn-BA"/>
        </w:rPr>
      </w:pPr>
    </w:p>
    <w:p w:rsidR="007A4D42" w:rsidRDefault="007A4D42" w:rsidP="00A20D00">
      <w:pPr>
        <w:spacing w:after="0" w:line="240" w:lineRule="auto"/>
        <w:ind w:firstLine="630"/>
        <w:rPr>
          <w:rFonts w:ascii="Times New Roman" w:hAnsi="Times New Roman" w:cs="Times New Roman"/>
          <w:sz w:val="24"/>
          <w:szCs w:val="24"/>
          <w:lang w:val="sr-Latn-BA"/>
        </w:rPr>
      </w:pPr>
    </w:p>
    <w:p w:rsidR="007A4D42" w:rsidRDefault="007A4D42" w:rsidP="00A20D00">
      <w:pPr>
        <w:spacing w:after="0" w:line="240" w:lineRule="auto"/>
        <w:ind w:firstLine="630"/>
        <w:rPr>
          <w:rFonts w:ascii="Times New Roman" w:hAnsi="Times New Roman" w:cs="Times New Roman"/>
          <w:sz w:val="24"/>
          <w:szCs w:val="24"/>
          <w:lang w:val="sr-Latn-BA"/>
        </w:rPr>
      </w:pPr>
    </w:p>
    <w:p w:rsidR="007A4D42" w:rsidRPr="007A4D42" w:rsidRDefault="007A4D42" w:rsidP="00A20D00">
      <w:pPr>
        <w:spacing w:after="0" w:line="240" w:lineRule="auto"/>
        <w:ind w:firstLine="630"/>
        <w:rPr>
          <w:rFonts w:ascii="Times New Roman" w:hAnsi="Times New Roman" w:cs="Times New Roman"/>
          <w:sz w:val="24"/>
          <w:szCs w:val="24"/>
          <w:lang w:val="sr-Latn-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4"/>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jc w:val="right"/>
        <w:rPr>
          <w:rFonts w:ascii="Times New Roman" w:hAnsi="Times New Roman" w:cs="Times New Roman"/>
          <w:sz w:val="28"/>
          <w:szCs w:val="24"/>
          <w:lang w:val="sr-Cyrl-BA"/>
        </w:rPr>
      </w:pPr>
      <w:r w:rsidRPr="000E0F2C">
        <w:rPr>
          <w:rFonts w:ascii="Times New Roman" w:hAnsi="Times New Roman" w:cs="Times New Roman"/>
          <w:sz w:val="28"/>
          <w:szCs w:val="24"/>
          <w:lang w:val="sr-Latn-BA"/>
        </w:rPr>
        <w:t>Kandidat</w:t>
      </w:r>
      <w:r w:rsidRPr="000E0F2C">
        <w:rPr>
          <w:rFonts w:ascii="Times New Roman" w:hAnsi="Times New Roman" w:cs="Times New Roman"/>
          <w:sz w:val="28"/>
          <w:szCs w:val="24"/>
          <w:lang w:val="sr-Cyrl-BA"/>
        </w:rPr>
        <w:t>:</w:t>
      </w:r>
    </w:p>
    <w:p w:rsidR="00A20D00" w:rsidRPr="00F24121" w:rsidRDefault="00A20D00" w:rsidP="00A20D00">
      <w:pPr>
        <w:spacing w:after="0" w:line="240" w:lineRule="auto"/>
        <w:ind w:firstLine="630"/>
        <w:jc w:val="right"/>
        <w:rPr>
          <w:rFonts w:ascii="Times New Roman" w:hAnsi="Times New Roman" w:cs="Times New Roman"/>
          <w:sz w:val="24"/>
          <w:szCs w:val="24"/>
          <w:lang w:val="sr-Latn-BA"/>
        </w:rPr>
      </w:pPr>
      <w:r w:rsidRPr="000E0F2C">
        <w:rPr>
          <w:rFonts w:ascii="Times New Roman" w:hAnsi="Times New Roman" w:cs="Times New Roman"/>
          <w:sz w:val="28"/>
          <w:szCs w:val="24"/>
          <w:lang w:val="sr-Latn-BA"/>
        </w:rPr>
        <w:t>Tatjana Kovačević</w:t>
      </w:r>
    </w:p>
    <w:p w:rsidR="00A20D00" w:rsidRPr="000E0F2C" w:rsidRDefault="00A20D00" w:rsidP="00A20D00">
      <w:pPr>
        <w:spacing w:after="0" w:line="276" w:lineRule="auto"/>
        <w:ind w:firstLine="630"/>
        <w:rPr>
          <w:rFonts w:ascii="Times New Roman" w:hAnsi="Times New Roman" w:cs="Times New Roman"/>
          <w:sz w:val="28"/>
          <w:szCs w:val="24"/>
          <w:lang w:val="sr-Latn-BA"/>
        </w:rPr>
      </w:pPr>
      <w:r w:rsidRPr="000E0F2C">
        <w:rPr>
          <w:rFonts w:ascii="Times New Roman" w:hAnsi="Times New Roman" w:cs="Times New Roman"/>
          <w:sz w:val="28"/>
          <w:szCs w:val="24"/>
          <w:lang w:val="sr-Latn-BA"/>
        </w:rPr>
        <w:lastRenderedPageBreak/>
        <w:t>UNIVERZITET U BANJOJ LUCI</w:t>
      </w:r>
    </w:p>
    <w:p w:rsidR="00A20D00" w:rsidRPr="000E0F2C" w:rsidRDefault="00A20D00" w:rsidP="00A20D00">
      <w:pPr>
        <w:spacing w:after="0" w:line="276" w:lineRule="auto"/>
        <w:ind w:firstLine="630"/>
        <w:rPr>
          <w:rFonts w:ascii="Times New Roman" w:hAnsi="Times New Roman" w:cs="Times New Roman"/>
          <w:sz w:val="28"/>
          <w:szCs w:val="24"/>
          <w:lang w:val="sr-Latn-BA"/>
        </w:rPr>
      </w:pPr>
      <w:r w:rsidRPr="000E0F2C">
        <w:rPr>
          <w:rFonts w:ascii="Times New Roman" w:hAnsi="Times New Roman" w:cs="Times New Roman"/>
          <w:sz w:val="28"/>
          <w:szCs w:val="24"/>
          <w:lang w:val="sr-Latn-BA"/>
        </w:rPr>
        <w:t>ELEKTROTEHNIČKI FAKULTET</w:t>
      </w:r>
    </w:p>
    <w:p w:rsidR="00A20D00" w:rsidRPr="000E0F2C" w:rsidRDefault="00A20D00" w:rsidP="00A20D00">
      <w:pPr>
        <w:spacing w:after="0" w:line="276" w:lineRule="auto"/>
        <w:ind w:firstLine="630"/>
        <w:rPr>
          <w:rFonts w:ascii="Times New Roman" w:hAnsi="Times New Roman" w:cs="Times New Roman"/>
          <w:sz w:val="28"/>
          <w:szCs w:val="24"/>
          <w:lang w:val="sr-Latn-BA"/>
        </w:rPr>
      </w:pPr>
      <w:r w:rsidRPr="000E0F2C">
        <w:rPr>
          <w:rFonts w:ascii="Times New Roman" w:hAnsi="Times New Roman" w:cs="Times New Roman"/>
          <w:sz w:val="28"/>
          <w:szCs w:val="24"/>
          <w:lang w:val="sr-Latn-BA"/>
        </w:rPr>
        <w:t>KATEDRA ZA RAČUNARSTVO I INFORMATIKU</w:t>
      </w: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0E0F2C" w:rsidRDefault="00A20D00" w:rsidP="00A20D00">
      <w:pPr>
        <w:spacing w:after="0" w:line="240" w:lineRule="auto"/>
        <w:ind w:firstLine="630"/>
        <w:rPr>
          <w:rFonts w:ascii="Times New Roman" w:hAnsi="Times New Roman" w:cs="Times New Roman"/>
          <w:sz w:val="28"/>
          <w:szCs w:val="24"/>
          <w:lang w:val="sr-Cyrl-BA"/>
        </w:rPr>
      </w:pPr>
    </w:p>
    <w:p w:rsidR="00A20D00" w:rsidRPr="00AB3487" w:rsidRDefault="00A20D00" w:rsidP="00A20D00">
      <w:pPr>
        <w:spacing w:after="0" w:line="276" w:lineRule="auto"/>
        <w:ind w:firstLine="630"/>
        <w:rPr>
          <w:rFonts w:ascii="Times New Roman" w:hAnsi="Times New Roman" w:cs="Times New Roman"/>
          <w:sz w:val="28"/>
          <w:szCs w:val="24"/>
        </w:rPr>
      </w:pPr>
      <w:r w:rsidRPr="000E0F2C">
        <w:rPr>
          <w:rFonts w:ascii="Times New Roman" w:hAnsi="Times New Roman" w:cs="Times New Roman"/>
          <w:b/>
          <w:sz w:val="28"/>
          <w:szCs w:val="24"/>
          <w:lang w:val="sr-Latn-BA"/>
        </w:rPr>
        <w:t>Predmet</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Pr>
          <w:rFonts w:ascii="Times New Roman" w:hAnsi="Times New Roman" w:cs="Times New Roman"/>
          <w:sz w:val="28"/>
          <w:szCs w:val="24"/>
        </w:rPr>
        <w:t>DIPLOMSKI RAD</w:t>
      </w:r>
    </w:p>
    <w:p w:rsidR="00A20D00" w:rsidRPr="00D40FBA" w:rsidRDefault="00A20D00" w:rsidP="00A20D00">
      <w:pPr>
        <w:spacing w:after="0" w:line="276" w:lineRule="auto"/>
        <w:ind w:firstLine="630"/>
        <w:rPr>
          <w:rFonts w:ascii="Times New Roman" w:hAnsi="Times New Roman" w:cs="Times New Roman"/>
          <w:sz w:val="28"/>
          <w:szCs w:val="24"/>
        </w:rPr>
      </w:pPr>
    </w:p>
    <w:p w:rsidR="00A20D00" w:rsidRPr="000E0F2C" w:rsidRDefault="00A20D00" w:rsidP="00A20D00">
      <w:pPr>
        <w:spacing w:after="0" w:line="276" w:lineRule="auto"/>
        <w:ind w:firstLine="630"/>
        <w:rPr>
          <w:rFonts w:ascii="Times New Roman" w:hAnsi="Times New Roman" w:cs="Times New Roman"/>
          <w:sz w:val="28"/>
          <w:szCs w:val="24"/>
        </w:rPr>
      </w:pPr>
      <w:r w:rsidRPr="000E0F2C">
        <w:rPr>
          <w:rFonts w:ascii="Times New Roman" w:hAnsi="Times New Roman" w:cs="Times New Roman"/>
          <w:b/>
          <w:sz w:val="28"/>
          <w:szCs w:val="24"/>
          <w:lang w:val="sr-Latn-BA"/>
        </w:rPr>
        <w:t>Tema</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Cyrl-BA"/>
        </w:rPr>
        <w:tab/>
      </w:r>
      <w:r w:rsidRPr="000E0F2C">
        <w:rPr>
          <w:rFonts w:ascii="Times New Roman" w:hAnsi="Times New Roman" w:cs="Times New Roman"/>
          <w:sz w:val="28"/>
          <w:szCs w:val="24"/>
        </w:rPr>
        <w:t>RAZVOJ JAVASCRIPT BAZIRANIH APLIKACIJA</w:t>
      </w:r>
    </w:p>
    <w:p w:rsidR="00A20D00" w:rsidRPr="000E0F2C" w:rsidRDefault="00A20D00" w:rsidP="00A20D00">
      <w:pPr>
        <w:spacing w:after="0" w:line="276" w:lineRule="auto"/>
        <w:ind w:right="-151" w:firstLine="630"/>
        <w:rPr>
          <w:rFonts w:ascii="Times New Roman" w:hAnsi="Times New Roman" w:cs="Times New Roman"/>
          <w:sz w:val="28"/>
          <w:szCs w:val="24"/>
          <w:lang w:val="sr-Latn-BA"/>
        </w:rPr>
      </w:pPr>
    </w:p>
    <w:p w:rsidR="00A20D00" w:rsidRDefault="00A20D00" w:rsidP="003B745B">
      <w:pPr>
        <w:spacing w:after="0" w:line="276" w:lineRule="auto"/>
        <w:ind w:left="2160" w:hanging="1526"/>
        <w:jc w:val="both"/>
        <w:rPr>
          <w:rFonts w:ascii="Times New Roman" w:hAnsi="Times New Roman" w:cs="Times New Roman"/>
          <w:sz w:val="28"/>
          <w:szCs w:val="24"/>
        </w:rPr>
      </w:pPr>
      <w:r w:rsidRPr="000E0F2C">
        <w:rPr>
          <w:rFonts w:ascii="Times New Roman" w:hAnsi="Times New Roman" w:cs="Times New Roman"/>
          <w:b/>
          <w:sz w:val="28"/>
          <w:szCs w:val="24"/>
          <w:lang w:val="sr-Latn-BA"/>
        </w:rPr>
        <w:t>Zadatak</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sidRPr="000E0F2C">
        <w:rPr>
          <w:rFonts w:ascii="Times New Roman" w:hAnsi="Times New Roman" w:cs="Times New Roman"/>
          <w:sz w:val="28"/>
          <w:szCs w:val="24"/>
          <w:shd w:val="clear" w:color="auto" w:fill="FFFFFF"/>
        </w:rPr>
        <w:t xml:space="preserve">Dati pregled najznačajnijih osobina JavaScript-a i HTML-a. Napraviti sistem koji omogućava naručivanje hrane iz različitih restorana koristeći Angular platformu. Osim web aplikacije, razviti i jednostavnu mobilnu aplikaciju pomoću JavaScript razvojnih alata, kao i serversku aplikaciju pomoću NodeJS-a. Detaljno </w:t>
      </w:r>
      <w:r>
        <w:rPr>
          <w:rFonts w:ascii="Times New Roman" w:hAnsi="Times New Roman" w:cs="Times New Roman"/>
          <w:sz w:val="28"/>
          <w:szCs w:val="24"/>
          <w:shd w:val="clear" w:color="auto" w:fill="FFFFFF"/>
        </w:rPr>
        <w:t xml:space="preserve">opisati korištene tehnologije i </w:t>
      </w:r>
      <w:r w:rsidRPr="000E0F2C">
        <w:rPr>
          <w:rFonts w:ascii="Times New Roman" w:hAnsi="Times New Roman" w:cs="Times New Roman"/>
          <w:sz w:val="28"/>
          <w:szCs w:val="24"/>
          <w:shd w:val="clear" w:color="auto" w:fill="FFFFFF"/>
        </w:rPr>
        <w:t>izvršiti analizu performansi i skalabilnosti</w:t>
      </w:r>
      <w:r w:rsidRPr="000E0F2C">
        <w:rPr>
          <w:rFonts w:ascii="Times New Roman" w:hAnsi="Times New Roman" w:cs="Times New Roman"/>
          <w:sz w:val="28"/>
          <w:szCs w:val="24"/>
          <w:lang w:val="sr-Cyrl-BA"/>
        </w:rPr>
        <w:t>.</w:t>
      </w:r>
    </w:p>
    <w:p w:rsidR="00A20D00" w:rsidRPr="00D40FBA" w:rsidRDefault="00A20D00" w:rsidP="00A20D00">
      <w:pPr>
        <w:spacing w:after="0" w:line="276" w:lineRule="auto"/>
        <w:ind w:left="2160" w:hanging="1530"/>
        <w:jc w:val="both"/>
        <w:rPr>
          <w:rFonts w:ascii="Times New Roman" w:hAnsi="Times New Roman" w:cs="Times New Roman"/>
          <w:sz w:val="28"/>
          <w:szCs w:val="24"/>
        </w:rPr>
      </w:pPr>
    </w:p>
    <w:p w:rsidR="00A20D00" w:rsidRDefault="00A20D00" w:rsidP="00A20D00">
      <w:pPr>
        <w:spacing w:after="0" w:line="276" w:lineRule="auto"/>
        <w:ind w:left="2160" w:hanging="1530"/>
        <w:jc w:val="both"/>
        <w:rPr>
          <w:rFonts w:ascii="Times New Roman" w:hAnsi="Times New Roman" w:cs="Times New Roman"/>
          <w:sz w:val="28"/>
          <w:szCs w:val="24"/>
          <w:lang w:val="sr-Latn-BA"/>
        </w:rPr>
      </w:pPr>
      <w:r w:rsidRPr="000E0F2C">
        <w:rPr>
          <w:rFonts w:ascii="Times New Roman" w:hAnsi="Times New Roman" w:cs="Times New Roman"/>
          <w:b/>
          <w:sz w:val="28"/>
          <w:szCs w:val="24"/>
          <w:lang w:val="sr-Latn-BA"/>
        </w:rPr>
        <w:t>Mentor</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Latn-BA"/>
        </w:rPr>
        <w:t>Prof. dr</w:t>
      </w:r>
      <w:r w:rsidRPr="000E0F2C">
        <w:rPr>
          <w:rFonts w:ascii="Times New Roman" w:hAnsi="Times New Roman" w:cs="Times New Roman"/>
          <w:sz w:val="28"/>
          <w:szCs w:val="24"/>
          <w:lang w:val="sr-Cyrl-BA"/>
        </w:rPr>
        <w:t xml:space="preserve"> </w:t>
      </w:r>
      <w:r w:rsidRPr="000E0F2C">
        <w:rPr>
          <w:rFonts w:ascii="Times New Roman" w:hAnsi="Times New Roman" w:cs="Times New Roman"/>
          <w:sz w:val="28"/>
          <w:szCs w:val="24"/>
          <w:lang w:val="sr-Latn-BA"/>
        </w:rPr>
        <w:t>Slavko Marić</w:t>
      </w:r>
    </w:p>
    <w:p w:rsidR="00A20D00" w:rsidRPr="000E0F2C" w:rsidRDefault="00A20D00" w:rsidP="00A20D00">
      <w:pPr>
        <w:spacing w:after="0" w:line="276" w:lineRule="auto"/>
        <w:ind w:left="2160" w:hanging="1530"/>
        <w:jc w:val="both"/>
        <w:rPr>
          <w:rFonts w:ascii="Times New Roman" w:hAnsi="Times New Roman" w:cs="Times New Roman"/>
          <w:sz w:val="28"/>
          <w:szCs w:val="24"/>
          <w:lang w:val="sr-Latn-BA"/>
        </w:rPr>
      </w:pPr>
    </w:p>
    <w:p w:rsidR="00A20D00" w:rsidRPr="000E0F2C" w:rsidRDefault="00A20D00" w:rsidP="00A20D00">
      <w:pPr>
        <w:spacing w:after="0" w:line="276" w:lineRule="auto"/>
        <w:ind w:left="2160" w:hanging="1530"/>
        <w:jc w:val="both"/>
        <w:rPr>
          <w:rFonts w:ascii="Times New Roman" w:hAnsi="Times New Roman" w:cs="Times New Roman"/>
          <w:sz w:val="28"/>
          <w:szCs w:val="24"/>
          <w:lang w:val="sr-Cyrl-BA"/>
        </w:rPr>
      </w:pPr>
      <w:r w:rsidRPr="000E0F2C">
        <w:rPr>
          <w:rFonts w:ascii="Times New Roman" w:hAnsi="Times New Roman" w:cs="Times New Roman"/>
          <w:b/>
          <w:sz w:val="28"/>
          <w:szCs w:val="24"/>
          <w:lang w:val="sr-Latn-BA"/>
        </w:rPr>
        <w:t>Kandidat</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Cyrl-BA"/>
        </w:rPr>
        <w:tab/>
      </w:r>
      <w:r w:rsidRPr="000E0F2C">
        <w:rPr>
          <w:rFonts w:ascii="Times New Roman" w:hAnsi="Times New Roman" w:cs="Times New Roman"/>
          <w:sz w:val="28"/>
          <w:szCs w:val="24"/>
          <w:lang w:val="sr-Latn-BA"/>
        </w:rPr>
        <w:t>Tatjana Kovačević</w:t>
      </w:r>
      <w:r>
        <w:rPr>
          <w:rFonts w:ascii="Times New Roman" w:hAnsi="Times New Roman" w:cs="Times New Roman"/>
          <w:sz w:val="28"/>
          <w:szCs w:val="24"/>
          <w:lang w:val="sr-Latn-BA"/>
        </w:rPr>
        <w:t xml:space="preserve"> </w:t>
      </w:r>
      <w:r w:rsidRPr="000E0F2C">
        <w:rPr>
          <w:rFonts w:ascii="Times New Roman" w:hAnsi="Times New Roman" w:cs="Times New Roman"/>
          <w:sz w:val="28"/>
          <w:szCs w:val="24"/>
          <w:lang w:val="sr-Cyrl-BA"/>
        </w:rPr>
        <w:t>(</w:t>
      </w:r>
      <w:r w:rsidRPr="000E0F2C">
        <w:rPr>
          <w:rFonts w:ascii="Times New Roman" w:hAnsi="Times New Roman" w:cs="Times New Roman"/>
          <w:sz w:val="28"/>
          <w:szCs w:val="24"/>
          <w:lang w:val="sr-Latn-BA"/>
        </w:rPr>
        <w:t>1221</w:t>
      </w:r>
      <w:r w:rsidRPr="000E0F2C">
        <w:rPr>
          <w:rFonts w:ascii="Times New Roman" w:hAnsi="Times New Roman" w:cs="Times New Roman"/>
          <w:sz w:val="28"/>
          <w:szCs w:val="24"/>
          <w:lang w:val="sr-Cyrl-BA"/>
        </w:rPr>
        <w:t>/1</w:t>
      </w:r>
      <w:r w:rsidRPr="000E0F2C">
        <w:rPr>
          <w:rFonts w:ascii="Times New Roman" w:hAnsi="Times New Roman" w:cs="Times New Roman"/>
          <w:sz w:val="28"/>
          <w:szCs w:val="24"/>
          <w:lang w:val="sr-Latn-BA"/>
        </w:rPr>
        <w:t>2</w:t>
      </w:r>
      <w:r w:rsidRPr="000E0F2C">
        <w:rPr>
          <w:rFonts w:ascii="Times New Roman" w:hAnsi="Times New Roman" w:cs="Times New Roman"/>
          <w:sz w:val="28"/>
          <w:szCs w:val="24"/>
          <w:lang w:val="sr-Cyrl-BA"/>
        </w:rPr>
        <w:t>)</w:t>
      </w: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Default="00A20D00" w:rsidP="00A20D00">
      <w:pPr>
        <w:spacing w:after="0" w:line="240" w:lineRule="auto"/>
        <w:ind w:left="2160" w:hanging="1530"/>
        <w:jc w:val="both"/>
        <w:rPr>
          <w:rFonts w:ascii="Times New Roman" w:hAnsi="Times New Roman" w:cs="Times New Roman"/>
          <w:sz w:val="24"/>
          <w:szCs w:val="24"/>
          <w:lang w:val="sr-Cyrl-BA"/>
        </w:rPr>
      </w:pPr>
    </w:p>
    <w:p w:rsidR="00A20D00" w:rsidRPr="000A23C3" w:rsidRDefault="00A20D00" w:rsidP="00A20D00">
      <w:pPr>
        <w:spacing w:after="0" w:line="240" w:lineRule="auto"/>
        <w:ind w:left="2160" w:hanging="1530"/>
        <w:jc w:val="center"/>
        <w:rPr>
          <w:rFonts w:ascii="Times New Roman" w:hAnsi="Times New Roman" w:cs="Times New Roman"/>
          <w:sz w:val="28"/>
          <w:szCs w:val="24"/>
        </w:rPr>
      </w:pPr>
      <w:r w:rsidRPr="000A23C3">
        <w:rPr>
          <w:rFonts w:ascii="Times New Roman" w:hAnsi="Times New Roman" w:cs="Times New Roman"/>
          <w:sz w:val="28"/>
          <w:szCs w:val="24"/>
          <w:lang w:val="sr-Latn-BA"/>
        </w:rPr>
        <w:t>Bana Luka</w:t>
      </w:r>
      <w:r w:rsidRPr="000A23C3">
        <w:rPr>
          <w:rFonts w:ascii="Times New Roman" w:hAnsi="Times New Roman" w:cs="Times New Roman"/>
          <w:sz w:val="28"/>
          <w:szCs w:val="24"/>
          <w:lang w:val="sr-Cyrl-BA"/>
        </w:rPr>
        <w:t xml:space="preserve">, </w:t>
      </w:r>
      <w:r w:rsidR="007E47E4">
        <w:rPr>
          <w:rFonts w:ascii="Times New Roman" w:hAnsi="Times New Roman" w:cs="Times New Roman"/>
          <w:sz w:val="28"/>
          <w:szCs w:val="24"/>
          <w:lang w:val="sr-Latn-BA"/>
        </w:rPr>
        <w:t>jun</w:t>
      </w:r>
      <w:r w:rsidRPr="000A23C3">
        <w:rPr>
          <w:rFonts w:ascii="Times New Roman" w:hAnsi="Times New Roman" w:cs="Times New Roman"/>
          <w:sz w:val="28"/>
          <w:szCs w:val="24"/>
          <w:lang w:val="sr-Cyrl-BA"/>
        </w:rPr>
        <w:t xml:space="preserve"> </w:t>
      </w:r>
      <w:r w:rsidRPr="000A23C3">
        <w:rPr>
          <w:rFonts w:ascii="Times New Roman" w:hAnsi="Times New Roman" w:cs="Times New Roman"/>
          <w:sz w:val="28"/>
          <w:szCs w:val="24"/>
          <w:lang w:val="sr-Latn-BA"/>
        </w:rPr>
        <w:t>2019</w:t>
      </w:r>
      <w:r w:rsidRPr="000A23C3">
        <w:rPr>
          <w:rFonts w:ascii="Times New Roman" w:hAnsi="Times New Roman" w:cs="Times New Roman"/>
          <w:sz w:val="28"/>
          <w:szCs w:val="24"/>
          <w:lang w:val="sr-Cyrl-BA"/>
        </w:rPr>
        <w:t>.</w:t>
      </w:r>
    </w:p>
    <w:p w:rsidR="00A20D00" w:rsidRDefault="00A20D00" w:rsidP="00A20D00">
      <w:pPr>
        <w:spacing w:after="0" w:line="240" w:lineRule="auto"/>
        <w:ind w:left="2160" w:hanging="1530"/>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1719631735"/>
        <w:docPartObj>
          <w:docPartGallery w:val="Table of Contents"/>
          <w:docPartUnique/>
        </w:docPartObj>
      </w:sdtPr>
      <w:sdtEndPr>
        <w:rPr>
          <w:rFonts w:asciiTheme="minorHAnsi" w:hAnsiTheme="minorHAnsi" w:cstheme="minorBidi"/>
          <w:noProof/>
          <w:sz w:val="22"/>
          <w:szCs w:val="22"/>
        </w:rPr>
      </w:sdtEndPr>
      <w:sdtContent>
        <w:p w:rsidR="00A20D00" w:rsidRDefault="00A20D00" w:rsidP="00A20D00">
          <w:pPr>
            <w:pStyle w:val="TOCHeading"/>
            <w:rPr>
              <w:rFonts w:ascii="Times New Roman" w:hAnsi="Times New Roman" w:cs="Times New Roman"/>
              <w:szCs w:val="24"/>
            </w:rPr>
          </w:pPr>
          <w:r w:rsidRPr="008F6B29">
            <w:rPr>
              <w:rFonts w:ascii="Times New Roman" w:hAnsi="Times New Roman" w:cs="Times New Roman"/>
              <w:szCs w:val="24"/>
            </w:rPr>
            <w:t>Sadržaj</w:t>
          </w:r>
        </w:p>
        <w:p w:rsidR="00A20D00" w:rsidRPr="008F6B29" w:rsidRDefault="00A20D00" w:rsidP="00A20D00">
          <w:pPr>
            <w:rPr>
              <w:lang w:eastAsia="ja-JP"/>
            </w:rPr>
          </w:pPr>
        </w:p>
        <w:p w:rsidR="00817390" w:rsidRDefault="00876873">
          <w:pPr>
            <w:pStyle w:val="TOC1"/>
            <w:tabs>
              <w:tab w:val="left" w:pos="440"/>
              <w:tab w:val="right" w:leader="dot" w:pos="9019"/>
            </w:tabs>
            <w:rPr>
              <w:rFonts w:eastAsiaTheme="minorEastAsia"/>
              <w:noProof/>
            </w:rPr>
          </w:pPr>
          <w:r w:rsidRPr="004E1B56">
            <w:rPr>
              <w:rFonts w:ascii="Times New Roman" w:hAnsi="Times New Roman" w:cs="Times New Roman"/>
              <w:sz w:val="24"/>
              <w:szCs w:val="24"/>
            </w:rPr>
            <w:fldChar w:fldCharType="begin"/>
          </w:r>
          <w:r w:rsidR="00A20D00" w:rsidRPr="004E1B56">
            <w:rPr>
              <w:rFonts w:ascii="Times New Roman" w:hAnsi="Times New Roman" w:cs="Times New Roman"/>
              <w:sz w:val="24"/>
              <w:szCs w:val="24"/>
            </w:rPr>
            <w:instrText xml:space="preserve"> TOC \o "1-3" \h \z \u </w:instrText>
          </w:r>
          <w:r w:rsidRPr="004E1B56">
            <w:rPr>
              <w:rFonts w:ascii="Times New Roman" w:hAnsi="Times New Roman" w:cs="Times New Roman"/>
              <w:sz w:val="24"/>
              <w:szCs w:val="24"/>
            </w:rPr>
            <w:fldChar w:fldCharType="separate"/>
          </w:r>
          <w:hyperlink w:anchor="_Toc9960897" w:history="1">
            <w:r w:rsidR="00817390" w:rsidRPr="00C82836">
              <w:rPr>
                <w:rStyle w:val="Hyperlink"/>
                <w:noProof/>
              </w:rPr>
              <w:t>1.</w:t>
            </w:r>
            <w:r w:rsidR="00817390">
              <w:rPr>
                <w:rFonts w:eastAsiaTheme="minorEastAsia"/>
                <w:noProof/>
              </w:rPr>
              <w:tab/>
            </w:r>
            <w:r w:rsidR="00817390" w:rsidRPr="00C82836">
              <w:rPr>
                <w:rStyle w:val="Hyperlink"/>
                <w:rFonts w:ascii="Times New Roman" w:hAnsi="Times New Roman" w:cs="Times New Roman"/>
                <w:noProof/>
              </w:rPr>
              <w:t>Uvod</w:t>
            </w:r>
            <w:r w:rsidR="00817390">
              <w:rPr>
                <w:noProof/>
                <w:webHidden/>
              </w:rPr>
              <w:tab/>
            </w:r>
            <w:r>
              <w:rPr>
                <w:noProof/>
                <w:webHidden/>
              </w:rPr>
              <w:fldChar w:fldCharType="begin"/>
            </w:r>
            <w:r w:rsidR="00817390">
              <w:rPr>
                <w:noProof/>
                <w:webHidden/>
              </w:rPr>
              <w:instrText xml:space="preserve"> PAGEREF _Toc9960897 \h </w:instrText>
            </w:r>
            <w:r>
              <w:rPr>
                <w:noProof/>
                <w:webHidden/>
              </w:rPr>
            </w:r>
            <w:r>
              <w:rPr>
                <w:noProof/>
                <w:webHidden/>
              </w:rPr>
              <w:fldChar w:fldCharType="separate"/>
            </w:r>
            <w:r w:rsidR="00817390">
              <w:rPr>
                <w:noProof/>
                <w:webHidden/>
              </w:rPr>
              <w:t>1</w:t>
            </w:r>
            <w:r>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898" w:history="1">
            <w:r w:rsidR="00817390" w:rsidRPr="00C82836">
              <w:rPr>
                <w:rStyle w:val="Hyperlink"/>
                <w:noProof/>
              </w:rPr>
              <w:t>2.</w:t>
            </w:r>
            <w:r w:rsidR="00817390">
              <w:rPr>
                <w:rFonts w:eastAsiaTheme="minorEastAsia"/>
                <w:noProof/>
              </w:rPr>
              <w:tab/>
            </w:r>
            <w:r w:rsidR="00817390" w:rsidRPr="00C82836">
              <w:rPr>
                <w:rStyle w:val="Hyperlink"/>
                <w:rFonts w:ascii="Times New Roman" w:hAnsi="Times New Roman" w:cs="Times New Roman"/>
                <w:noProof/>
              </w:rPr>
              <w:t>HTML</w:t>
            </w:r>
            <w:r w:rsidR="00817390">
              <w:rPr>
                <w:noProof/>
                <w:webHidden/>
              </w:rPr>
              <w:tab/>
            </w:r>
            <w:r w:rsidR="00876873">
              <w:rPr>
                <w:noProof/>
                <w:webHidden/>
              </w:rPr>
              <w:fldChar w:fldCharType="begin"/>
            </w:r>
            <w:r w:rsidR="00817390">
              <w:rPr>
                <w:noProof/>
                <w:webHidden/>
              </w:rPr>
              <w:instrText xml:space="preserve"> PAGEREF _Toc9960898 \h </w:instrText>
            </w:r>
            <w:r w:rsidR="00876873">
              <w:rPr>
                <w:noProof/>
                <w:webHidden/>
              </w:rPr>
            </w:r>
            <w:r w:rsidR="00876873">
              <w:rPr>
                <w:noProof/>
                <w:webHidden/>
              </w:rPr>
              <w:fldChar w:fldCharType="separate"/>
            </w:r>
            <w:r w:rsidR="00817390">
              <w:rPr>
                <w:noProof/>
                <w:webHidden/>
              </w:rPr>
              <w:t>3</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899" w:history="1">
            <w:r w:rsidR="00817390" w:rsidRPr="00C82836">
              <w:rPr>
                <w:rStyle w:val="Hyperlink"/>
                <w:noProof/>
              </w:rPr>
              <w:t>3.</w:t>
            </w:r>
            <w:r w:rsidR="00817390">
              <w:rPr>
                <w:rFonts w:eastAsiaTheme="minorEastAsia"/>
                <w:noProof/>
              </w:rPr>
              <w:tab/>
            </w:r>
            <w:r w:rsidR="00817390" w:rsidRPr="00C82836">
              <w:rPr>
                <w:rStyle w:val="Hyperlink"/>
                <w:rFonts w:ascii="Times New Roman" w:hAnsi="Times New Roman" w:cs="Times New Roman"/>
                <w:noProof/>
              </w:rPr>
              <w:t>CSS3</w:t>
            </w:r>
            <w:r w:rsidR="00817390">
              <w:rPr>
                <w:noProof/>
                <w:webHidden/>
              </w:rPr>
              <w:tab/>
            </w:r>
            <w:r w:rsidR="00876873">
              <w:rPr>
                <w:noProof/>
                <w:webHidden/>
              </w:rPr>
              <w:fldChar w:fldCharType="begin"/>
            </w:r>
            <w:r w:rsidR="00817390">
              <w:rPr>
                <w:noProof/>
                <w:webHidden/>
              </w:rPr>
              <w:instrText xml:space="preserve"> PAGEREF _Toc9960899 \h </w:instrText>
            </w:r>
            <w:r w:rsidR="00876873">
              <w:rPr>
                <w:noProof/>
                <w:webHidden/>
              </w:rPr>
            </w:r>
            <w:r w:rsidR="00876873">
              <w:rPr>
                <w:noProof/>
                <w:webHidden/>
              </w:rPr>
              <w:fldChar w:fldCharType="separate"/>
            </w:r>
            <w:r w:rsidR="00817390">
              <w:rPr>
                <w:noProof/>
                <w:webHidden/>
              </w:rPr>
              <w:t>9</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00" w:history="1">
            <w:r w:rsidR="00817390" w:rsidRPr="00C82836">
              <w:rPr>
                <w:rStyle w:val="Hyperlink"/>
                <w:noProof/>
              </w:rPr>
              <w:t>4.</w:t>
            </w:r>
            <w:r w:rsidR="00817390">
              <w:rPr>
                <w:rFonts w:eastAsiaTheme="minorEastAsia"/>
                <w:noProof/>
              </w:rPr>
              <w:tab/>
            </w:r>
            <w:r w:rsidR="00817390" w:rsidRPr="00C82836">
              <w:rPr>
                <w:rStyle w:val="Hyperlink"/>
                <w:rFonts w:ascii="Times New Roman" w:hAnsi="Times New Roman" w:cs="Times New Roman"/>
                <w:noProof/>
              </w:rPr>
              <w:t>JavaScript</w:t>
            </w:r>
            <w:r w:rsidR="00817390">
              <w:rPr>
                <w:noProof/>
                <w:webHidden/>
              </w:rPr>
              <w:tab/>
            </w:r>
            <w:r w:rsidR="00876873">
              <w:rPr>
                <w:noProof/>
                <w:webHidden/>
              </w:rPr>
              <w:fldChar w:fldCharType="begin"/>
            </w:r>
            <w:r w:rsidR="00817390">
              <w:rPr>
                <w:noProof/>
                <w:webHidden/>
              </w:rPr>
              <w:instrText xml:space="preserve"> PAGEREF _Toc9960900 \h </w:instrText>
            </w:r>
            <w:r w:rsidR="00876873">
              <w:rPr>
                <w:noProof/>
                <w:webHidden/>
              </w:rPr>
            </w:r>
            <w:r w:rsidR="00876873">
              <w:rPr>
                <w:noProof/>
                <w:webHidden/>
              </w:rPr>
              <w:fldChar w:fldCharType="separate"/>
            </w:r>
            <w:r w:rsidR="00817390">
              <w:rPr>
                <w:noProof/>
                <w:webHidden/>
              </w:rPr>
              <w:t>11</w:t>
            </w:r>
            <w:r w:rsidR="00876873">
              <w:rPr>
                <w:noProof/>
                <w:webHidden/>
              </w:rPr>
              <w:fldChar w:fldCharType="end"/>
            </w:r>
          </w:hyperlink>
        </w:p>
        <w:p w:rsidR="00817390" w:rsidRDefault="0010006C">
          <w:pPr>
            <w:pStyle w:val="TOC2"/>
            <w:rPr>
              <w:rFonts w:eastAsiaTheme="minorEastAsia"/>
              <w:noProof/>
            </w:rPr>
          </w:pPr>
          <w:hyperlink w:anchor="_Toc9960901" w:history="1">
            <w:r w:rsidR="00817390" w:rsidRPr="00C82836">
              <w:rPr>
                <w:rStyle w:val="Hyperlink"/>
                <w:noProof/>
              </w:rPr>
              <w:t>4.1</w:t>
            </w:r>
            <w:r w:rsidR="00817390">
              <w:rPr>
                <w:rFonts w:eastAsiaTheme="minorEastAsia"/>
                <w:noProof/>
              </w:rPr>
              <w:tab/>
            </w:r>
            <w:r w:rsidR="00817390" w:rsidRPr="00C82836">
              <w:rPr>
                <w:rStyle w:val="Hyperlink"/>
                <w:rFonts w:ascii="Times New Roman" w:hAnsi="Times New Roman" w:cs="Times New Roman"/>
                <w:noProof/>
              </w:rPr>
              <w:t>Uvod</w:t>
            </w:r>
            <w:r w:rsidR="00817390">
              <w:rPr>
                <w:noProof/>
                <w:webHidden/>
              </w:rPr>
              <w:tab/>
            </w:r>
            <w:r w:rsidR="00876873">
              <w:rPr>
                <w:noProof/>
                <w:webHidden/>
              </w:rPr>
              <w:fldChar w:fldCharType="begin"/>
            </w:r>
            <w:r w:rsidR="00817390">
              <w:rPr>
                <w:noProof/>
                <w:webHidden/>
              </w:rPr>
              <w:instrText xml:space="preserve"> PAGEREF _Toc9960901 \h </w:instrText>
            </w:r>
            <w:r w:rsidR="00876873">
              <w:rPr>
                <w:noProof/>
                <w:webHidden/>
              </w:rPr>
            </w:r>
            <w:r w:rsidR="00876873">
              <w:rPr>
                <w:noProof/>
                <w:webHidden/>
              </w:rPr>
              <w:fldChar w:fldCharType="separate"/>
            </w:r>
            <w:r w:rsidR="00817390">
              <w:rPr>
                <w:noProof/>
                <w:webHidden/>
              </w:rPr>
              <w:t>11</w:t>
            </w:r>
            <w:r w:rsidR="00876873">
              <w:rPr>
                <w:noProof/>
                <w:webHidden/>
              </w:rPr>
              <w:fldChar w:fldCharType="end"/>
            </w:r>
          </w:hyperlink>
        </w:p>
        <w:p w:rsidR="00817390" w:rsidRDefault="0010006C">
          <w:pPr>
            <w:pStyle w:val="TOC2"/>
            <w:rPr>
              <w:rFonts w:eastAsiaTheme="minorEastAsia"/>
              <w:noProof/>
            </w:rPr>
          </w:pPr>
          <w:hyperlink w:anchor="_Toc9960902" w:history="1">
            <w:r w:rsidR="00817390" w:rsidRPr="00C82836">
              <w:rPr>
                <w:rStyle w:val="Hyperlink"/>
                <w:rFonts w:ascii="Times New Roman" w:hAnsi="Times New Roman" w:cs="Times New Roman"/>
                <w:noProof/>
              </w:rPr>
              <w:t>4.2</w:t>
            </w:r>
            <w:r w:rsidR="00817390">
              <w:rPr>
                <w:rFonts w:eastAsiaTheme="minorEastAsia"/>
                <w:noProof/>
              </w:rPr>
              <w:tab/>
            </w:r>
            <w:r w:rsidR="00817390" w:rsidRPr="00C82836">
              <w:rPr>
                <w:rStyle w:val="Hyperlink"/>
                <w:rFonts w:ascii="Times New Roman" w:hAnsi="Times New Roman" w:cs="Times New Roman"/>
                <w:noProof/>
              </w:rPr>
              <w:t xml:space="preserve">Osobine </w:t>
            </w:r>
            <w:r w:rsidR="00817390" w:rsidRPr="00C82836">
              <w:rPr>
                <w:rStyle w:val="Hyperlink"/>
                <w:rFonts w:ascii="Times New Roman" w:hAnsi="Times New Roman" w:cs="Times New Roman"/>
                <w:i/>
                <w:noProof/>
              </w:rPr>
              <w:t>JavaScript</w:t>
            </w:r>
            <w:r w:rsidR="00817390" w:rsidRPr="00C82836">
              <w:rPr>
                <w:rStyle w:val="Hyperlink"/>
                <w:rFonts w:ascii="Times New Roman" w:hAnsi="Times New Roman" w:cs="Times New Roman"/>
                <w:noProof/>
              </w:rPr>
              <w:t>-a</w:t>
            </w:r>
            <w:r w:rsidR="00817390">
              <w:rPr>
                <w:noProof/>
                <w:webHidden/>
              </w:rPr>
              <w:tab/>
            </w:r>
            <w:r w:rsidR="00876873">
              <w:rPr>
                <w:noProof/>
                <w:webHidden/>
              </w:rPr>
              <w:fldChar w:fldCharType="begin"/>
            </w:r>
            <w:r w:rsidR="00817390">
              <w:rPr>
                <w:noProof/>
                <w:webHidden/>
              </w:rPr>
              <w:instrText xml:space="preserve"> PAGEREF _Toc9960902 \h </w:instrText>
            </w:r>
            <w:r w:rsidR="00876873">
              <w:rPr>
                <w:noProof/>
                <w:webHidden/>
              </w:rPr>
            </w:r>
            <w:r w:rsidR="00876873">
              <w:rPr>
                <w:noProof/>
                <w:webHidden/>
              </w:rPr>
              <w:fldChar w:fldCharType="separate"/>
            </w:r>
            <w:r w:rsidR="00817390">
              <w:rPr>
                <w:noProof/>
                <w:webHidden/>
              </w:rPr>
              <w:t>11</w:t>
            </w:r>
            <w:r w:rsidR="00876873">
              <w:rPr>
                <w:noProof/>
                <w:webHidden/>
              </w:rPr>
              <w:fldChar w:fldCharType="end"/>
            </w:r>
          </w:hyperlink>
        </w:p>
        <w:p w:rsidR="00817390" w:rsidRDefault="0010006C">
          <w:pPr>
            <w:pStyle w:val="TOC2"/>
            <w:rPr>
              <w:rFonts w:eastAsiaTheme="minorEastAsia"/>
              <w:noProof/>
            </w:rPr>
          </w:pPr>
          <w:hyperlink w:anchor="_Toc9960903" w:history="1">
            <w:r w:rsidR="00817390" w:rsidRPr="00C82836">
              <w:rPr>
                <w:rStyle w:val="Hyperlink"/>
                <w:rFonts w:ascii="Times New Roman" w:hAnsi="Times New Roman" w:cs="Times New Roman"/>
                <w:noProof/>
              </w:rPr>
              <w:t>4.3</w:t>
            </w:r>
            <w:r w:rsidR="00817390">
              <w:rPr>
                <w:rFonts w:eastAsiaTheme="minorEastAsia"/>
                <w:noProof/>
              </w:rPr>
              <w:tab/>
            </w:r>
            <w:r w:rsidR="00817390" w:rsidRPr="00C82836">
              <w:rPr>
                <w:rStyle w:val="Hyperlink"/>
                <w:rFonts w:ascii="Times New Roman" w:hAnsi="Times New Roman" w:cs="Times New Roman"/>
                <w:noProof/>
              </w:rPr>
              <w:t xml:space="preserve">Client Side i Server Side </w:t>
            </w:r>
            <w:r w:rsidR="00817390" w:rsidRPr="00C82836">
              <w:rPr>
                <w:rStyle w:val="Hyperlink"/>
                <w:rFonts w:ascii="Times New Roman" w:hAnsi="Times New Roman" w:cs="Times New Roman"/>
                <w:i/>
                <w:noProof/>
              </w:rPr>
              <w:t>JavaScript</w:t>
            </w:r>
            <w:r w:rsidR="00817390">
              <w:rPr>
                <w:noProof/>
                <w:webHidden/>
              </w:rPr>
              <w:tab/>
            </w:r>
            <w:r w:rsidR="00876873">
              <w:rPr>
                <w:noProof/>
                <w:webHidden/>
              </w:rPr>
              <w:fldChar w:fldCharType="begin"/>
            </w:r>
            <w:r w:rsidR="00817390">
              <w:rPr>
                <w:noProof/>
                <w:webHidden/>
              </w:rPr>
              <w:instrText xml:space="preserve"> PAGEREF _Toc9960903 \h </w:instrText>
            </w:r>
            <w:r w:rsidR="00876873">
              <w:rPr>
                <w:noProof/>
                <w:webHidden/>
              </w:rPr>
            </w:r>
            <w:r w:rsidR="00876873">
              <w:rPr>
                <w:noProof/>
                <w:webHidden/>
              </w:rPr>
              <w:fldChar w:fldCharType="separate"/>
            </w:r>
            <w:r w:rsidR="00817390">
              <w:rPr>
                <w:noProof/>
                <w:webHidden/>
              </w:rPr>
              <w:t>12</w:t>
            </w:r>
            <w:r w:rsidR="00876873">
              <w:rPr>
                <w:noProof/>
                <w:webHidden/>
              </w:rPr>
              <w:fldChar w:fldCharType="end"/>
            </w:r>
          </w:hyperlink>
        </w:p>
        <w:p w:rsidR="00817390" w:rsidRDefault="0010006C">
          <w:pPr>
            <w:pStyle w:val="TOC2"/>
            <w:rPr>
              <w:rFonts w:eastAsiaTheme="minorEastAsia"/>
              <w:noProof/>
            </w:rPr>
          </w:pPr>
          <w:hyperlink w:anchor="_Toc9960904" w:history="1">
            <w:r w:rsidR="00817390" w:rsidRPr="00C82836">
              <w:rPr>
                <w:rStyle w:val="Hyperlink"/>
                <w:rFonts w:ascii="Times New Roman" w:hAnsi="Times New Roman" w:cs="Times New Roman"/>
                <w:noProof/>
                <w:lang w:val="sr-Latn-BA"/>
              </w:rPr>
              <w:t>4.4</w:t>
            </w:r>
            <w:r w:rsidR="00817390">
              <w:rPr>
                <w:rFonts w:eastAsiaTheme="minorEastAsia"/>
                <w:noProof/>
              </w:rPr>
              <w:tab/>
            </w:r>
            <w:r w:rsidR="00817390" w:rsidRPr="00C82836">
              <w:rPr>
                <w:rStyle w:val="Hyperlink"/>
                <w:rFonts w:ascii="Times New Roman" w:hAnsi="Times New Roman" w:cs="Times New Roman"/>
                <w:noProof/>
              </w:rPr>
              <w:t>Do</w:t>
            </w:r>
            <w:r w:rsidR="00817390" w:rsidRPr="00C82836">
              <w:rPr>
                <w:rStyle w:val="Hyperlink"/>
                <w:rFonts w:ascii="Times New Roman" w:hAnsi="Times New Roman" w:cs="Times New Roman"/>
                <w:noProof/>
                <w:lang w:val="sr-Latn-BA"/>
              </w:rPr>
              <w:t>gađaji</w:t>
            </w:r>
            <w:r w:rsidR="00817390">
              <w:rPr>
                <w:noProof/>
                <w:webHidden/>
              </w:rPr>
              <w:tab/>
            </w:r>
            <w:r w:rsidR="00876873">
              <w:rPr>
                <w:noProof/>
                <w:webHidden/>
              </w:rPr>
              <w:fldChar w:fldCharType="begin"/>
            </w:r>
            <w:r w:rsidR="00817390">
              <w:rPr>
                <w:noProof/>
                <w:webHidden/>
              </w:rPr>
              <w:instrText xml:space="preserve"> PAGEREF _Toc9960904 \h </w:instrText>
            </w:r>
            <w:r w:rsidR="00876873">
              <w:rPr>
                <w:noProof/>
                <w:webHidden/>
              </w:rPr>
            </w:r>
            <w:r w:rsidR="00876873">
              <w:rPr>
                <w:noProof/>
                <w:webHidden/>
              </w:rPr>
              <w:fldChar w:fldCharType="separate"/>
            </w:r>
            <w:r w:rsidR="00817390">
              <w:rPr>
                <w:noProof/>
                <w:webHidden/>
              </w:rPr>
              <w:t>12</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05" w:history="1">
            <w:r w:rsidR="00817390" w:rsidRPr="00C82836">
              <w:rPr>
                <w:rStyle w:val="Hyperlink"/>
                <w:rFonts w:ascii="Times New Roman" w:hAnsi="Times New Roman" w:cs="Times New Roman"/>
                <w:noProof/>
                <w:lang w:val="sr-Latn-BA"/>
              </w:rPr>
              <w:t>5.</w:t>
            </w:r>
            <w:r w:rsidR="00817390">
              <w:rPr>
                <w:rFonts w:eastAsiaTheme="minorEastAsia"/>
                <w:noProof/>
              </w:rPr>
              <w:tab/>
            </w:r>
            <w:r w:rsidR="00817390" w:rsidRPr="00C82836">
              <w:rPr>
                <w:rStyle w:val="Hyperlink"/>
                <w:rFonts w:ascii="Times New Roman" w:hAnsi="Times New Roman" w:cs="Times New Roman"/>
                <w:noProof/>
                <w:lang w:val="sr-Latn-BA"/>
              </w:rPr>
              <w:t>Node.js</w:t>
            </w:r>
            <w:r w:rsidR="00817390">
              <w:rPr>
                <w:noProof/>
                <w:webHidden/>
              </w:rPr>
              <w:tab/>
            </w:r>
            <w:r w:rsidR="00876873">
              <w:rPr>
                <w:noProof/>
                <w:webHidden/>
              </w:rPr>
              <w:fldChar w:fldCharType="begin"/>
            </w:r>
            <w:r w:rsidR="00817390">
              <w:rPr>
                <w:noProof/>
                <w:webHidden/>
              </w:rPr>
              <w:instrText xml:space="preserve"> PAGEREF _Toc9960905 \h </w:instrText>
            </w:r>
            <w:r w:rsidR="00876873">
              <w:rPr>
                <w:noProof/>
                <w:webHidden/>
              </w:rPr>
            </w:r>
            <w:r w:rsidR="00876873">
              <w:rPr>
                <w:noProof/>
                <w:webHidden/>
              </w:rPr>
              <w:fldChar w:fldCharType="separate"/>
            </w:r>
            <w:r w:rsidR="00817390">
              <w:rPr>
                <w:noProof/>
                <w:webHidden/>
              </w:rPr>
              <w:t>15</w:t>
            </w:r>
            <w:r w:rsidR="00876873">
              <w:rPr>
                <w:noProof/>
                <w:webHidden/>
              </w:rPr>
              <w:fldChar w:fldCharType="end"/>
            </w:r>
          </w:hyperlink>
        </w:p>
        <w:p w:rsidR="00817390" w:rsidRDefault="0010006C">
          <w:pPr>
            <w:pStyle w:val="TOC2"/>
            <w:rPr>
              <w:rFonts w:eastAsiaTheme="minorEastAsia"/>
              <w:noProof/>
            </w:rPr>
          </w:pPr>
          <w:hyperlink w:anchor="_Toc9960906" w:history="1">
            <w:r w:rsidR="00817390" w:rsidRPr="00C82836">
              <w:rPr>
                <w:rStyle w:val="Hyperlink"/>
                <w:noProof/>
                <w:lang w:val="sr-Latn-BA"/>
              </w:rPr>
              <w:t>5.1</w:t>
            </w:r>
            <w:r w:rsidR="00817390">
              <w:rPr>
                <w:rFonts w:eastAsiaTheme="minorEastAsia"/>
                <w:noProof/>
              </w:rPr>
              <w:tab/>
            </w:r>
            <w:r w:rsidR="00817390" w:rsidRPr="00C82836">
              <w:rPr>
                <w:rStyle w:val="Hyperlink"/>
                <w:rFonts w:ascii="Times New Roman" w:hAnsi="Times New Roman" w:cs="Times New Roman"/>
                <w:noProof/>
                <w:lang w:val="sr-Latn-BA"/>
              </w:rPr>
              <w:t>Uvod</w:t>
            </w:r>
            <w:r w:rsidR="00817390">
              <w:rPr>
                <w:noProof/>
                <w:webHidden/>
              </w:rPr>
              <w:tab/>
            </w:r>
            <w:r w:rsidR="00876873">
              <w:rPr>
                <w:noProof/>
                <w:webHidden/>
              </w:rPr>
              <w:fldChar w:fldCharType="begin"/>
            </w:r>
            <w:r w:rsidR="00817390">
              <w:rPr>
                <w:noProof/>
                <w:webHidden/>
              </w:rPr>
              <w:instrText xml:space="preserve"> PAGEREF _Toc9960906 \h </w:instrText>
            </w:r>
            <w:r w:rsidR="00876873">
              <w:rPr>
                <w:noProof/>
                <w:webHidden/>
              </w:rPr>
            </w:r>
            <w:r w:rsidR="00876873">
              <w:rPr>
                <w:noProof/>
                <w:webHidden/>
              </w:rPr>
              <w:fldChar w:fldCharType="separate"/>
            </w:r>
            <w:r w:rsidR="00817390">
              <w:rPr>
                <w:noProof/>
                <w:webHidden/>
              </w:rPr>
              <w:t>15</w:t>
            </w:r>
            <w:r w:rsidR="00876873">
              <w:rPr>
                <w:noProof/>
                <w:webHidden/>
              </w:rPr>
              <w:fldChar w:fldCharType="end"/>
            </w:r>
          </w:hyperlink>
        </w:p>
        <w:p w:rsidR="00817390" w:rsidRDefault="0010006C">
          <w:pPr>
            <w:pStyle w:val="TOC2"/>
            <w:rPr>
              <w:rFonts w:eastAsiaTheme="minorEastAsia"/>
              <w:noProof/>
            </w:rPr>
          </w:pPr>
          <w:hyperlink w:anchor="_Toc9960907" w:history="1">
            <w:r w:rsidR="00817390" w:rsidRPr="00C82836">
              <w:rPr>
                <w:rStyle w:val="Hyperlink"/>
                <w:rFonts w:ascii="Times New Roman" w:hAnsi="Times New Roman" w:cs="Times New Roman"/>
                <w:noProof/>
                <w:lang w:val="sr-Latn-BA"/>
              </w:rPr>
              <w:t>5.2</w:t>
            </w:r>
            <w:r w:rsidR="00817390">
              <w:rPr>
                <w:rFonts w:eastAsiaTheme="minorEastAsia"/>
                <w:noProof/>
              </w:rPr>
              <w:tab/>
            </w:r>
            <w:r w:rsidR="00817390" w:rsidRPr="00C82836">
              <w:rPr>
                <w:rStyle w:val="Hyperlink"/>
                <w:rFonts w:ascii="Times New Roman" w:hAnsi="Times New Roman" w:cs="Times New Roman"/>
                <w:noProof/>
                <w:lang w:val="sr-Latn-BA"/>
              </w:rPr>
              <w:t>Event-Driven model programiranja</w:t>
            </w:r>
            <w:r w:rsidR="00817390">
              <w:rPr>
                <w:noProof/>
                <w:webHidden/>
              </w:rPr>
              <w:tab/>
            </w:r>
            <w:r w:rsidR="00876873">
              <w:rPr>
                <w:noProof/>
                <w:webHidden/>
              </w:rPr>
              <w:fldChar w:fldCharType="begin"/>
            </w:r>
            <w:r w:rsidR="00817390">
              <w:rPr>
                <w:noProof/>
                <w:webHidden/>
              </w:rPr>
              <w:instrText xml:space="preserve"> PAGEREF _Toc9960907 \h </w:instrText>
            </w:r>
            <w:r w:rsidR="00876873">
              <w:rPr>
                <w:noProof/>
                <w:webHidden/>
              </w:rPr>
            </w:r>
            <w:r w:rsidR="00876873">
              <w:rPr>
                <w:noProof/>
                <w:webHidden/>
              </w:rPr>
              <w:fldChar w:fldCharType="separate"/>
            </w:r>
            <w:r w:rsidR="00817390">
              <w:rPr>
                <w:noProof/>
                <w:webHidden/>
              </w:rPr>
              <w:t>15</w:t>
            </w:r>
            <w:r w:rsidR="00876873">
              <w:rPr>
                <w:noProof/>
                <w:webHidden/>
              </w:rPr>
              <w:fldChar w:fldCharType="end"/>
            </w:r>
          </w:hyperlink>
        </w:p>
        <w:p w:rsidR="00817390" w:rsidRDefault="0010006C">
          <w:pPr>
            <w:pStyle w:val="TOC2"/>
            <w:rPr>
              <w:rFonts w:eastAsiaTheme="minorEastAsia"/>
              <w:noProof/>
            </w:rPr>
          </w:pPr>
          <w:hyperlink w:anchor="_Toc9960908" w:history="1">
            <w:r w:rsidR="00817390" w:rsidRPr="00C82836">
              <w:rPr>
                <w:rStyle w:val="Hyperlink"/>
                <w:noProof/>
                <w:lang w:val="sr-Latn-BA"/>
              </w:rPr>
              <w:t>5.3</w:t>
            </w:r>
            <w:r w:rsidR="00817390">
              <w:rPr>
                <w:rFonts w:eastAsiaTheme="minorEastAsia"/>
                <w:noProof/>
              </w:rPr>
              <w:tab/>
            </w:r>
            <w:r w:rsidR="00817390" w:rsidRPr="00C82836">
              <w:rPr>
                <w:rStyle w:val="Hyperlink"/>
                <w:rFonts w:ascii="Times New Roman" w:hAnsi="Times New Roman" w:cs="Times New Roman"/>
                <w:noProof/>
                <w:lang w:val="sr-Latn-BA"/>
              </w:rPr>
              <w:t>Moduli</w:t>
            </w:r>
            <w:r w:rsidR="00817390">
              <w:rPr>
                <w:noProof/>
                <w:webHidden/>
              </w:rPr>
              <w:tab/>
            </w:r>
            <w:r w:rsidR="00876873">
              <w:rPr>
                <w:noProof/>
                <w:webHidden/>
              </w:rPr>
              <w:fldChar w:fldCharType="begin"/>
            </w:r>
            <w:r w:rsidR="00817390">
              <w:rPr>
                <w:noProof/>
                <w:webHidden/>
              </w:rPr>
              <w:instrText xml:space="preserve"> PAGEREF _Toc9960908 \h </w:instrText>
            </w:r>
            <w:r w:rsidR="00876873">
              <w:rPr>
                <w:noProof/>
                <w:webHidden/>
              </w:rPr>
            </w:r>
            <w:r w:rsidR="00876873">
              <w:rPr>
                <w:noProof/>
                <w:webHidden/>
              </w:rPr>
              <w:fldChar w:fldCharType="separate"/>
            </w:r>
            <w:r w:rsidR="00817390">
              <w:rPr>
                <w:noProof/>
                <w:webHidden/>
              </w:rPr>
              <w:t>16</w:t>
            </w:r>
            <w:r w:rsidR="00876873">
              <w:rPr>
                <w:noProof/>
                <w:webHidden/>
              </w:rPr>
              <w:fldChar w:fldCharType="end"/>
            </w:r>
          </w:hyperlink>
        </w:p>
        <w:p w:rsidR="00817390" w:rsidRDefault="0010006C">
          <w:pPr>
            <w:pStyle w:val="TOC2"/>
            <w:rPr>
              <w:rFonts w:eastAsiaTheme="minorEastAsia"/>
              <w:noProof/>
            </w:rPr>
          </w:pPr>
          <w:hyperlink w:anchor="_Toc9960909" w:history="1">
            <w:r w:rsidR="00817390" w:rsidRPr="00C82836">
              <w:rPr>
                <w:rStyle w:val="Hyperlink"/>
                <w:rFonts w:ascii="Times New Roman" w:hAnsi="Times New Roman" w:cs="Times New Roman"/>
                <w:noProof/>
                <w:lang w:val="sr-Latn-BA"/>
              </w:rPr>
              <w:t>5.4</w:t>
            </w:r>
            <w:r w:rsidR="00817390">
              <w:rPr>
                <w:rFonts w:eastAsiaTheme="minorEastAsia"/>
                <w:noProof/>
              </w:rPr>
              <w:tab/>
            </w:r>
            <w:r w:rsidR="00817390" w:rsidRPr="00C82836">
              <w:rPr>
                <w:rStyle w:val="Hyperlink"/>
                <w:rFonts w:ascii="Times New Roman" w:hAnsi="Times New Roman" w:cs="Times New Roman"/>
                <w:noProof/>
                <w:lang w:val="sr-Latn-BA"/>
              </w:rPr>
              <w:t>Express.js</w:t>
            </w:r>
            <w:r w:rsidR="00817390">
              <w:rPr>
                <w:noProof/>
                <w:webHidden/>
              </w:rPr>
              <w:tab/>
            </w:r>
            <w:r w:rsidR="00876873">
              <w:rPr>
                <w:noProof/>
                <w:webHidden/>
              </w:rPr>
              <w:fldChar w:fldCharType="begin"/>
            </w:r>
            <w:r w:rsidR="00817390">
              <w:rPr>
                <w:noProof/>
                <w:webHidden/>
              </w:rPr>
              <w:instrText xml:space="preserve"> PAGEREF _Toc9960909 \h </w:instrText>
            </w:r>
            <w:r w:rsidR="00876873">
              <w:rPr>
                <w:noProof/>
                <w:webHidden/>
              </w:rPr>
            </w:r>
            <w:r w:rsidR="00876873">
              <w:rPr>
                <w:noProof/>
                <w:webHidden/>
              </w:rPr>
              <w:fldChar w:fldCharType="separate"/>
            </w:r>
            <w:r w:rsidR="00817390">
              <w:rPr>
                <w:noProof/>
                <w:webHidden/>
              </w:rPr>
              <w:t>18</w:t>
            </w:r>
            <w:r w:rsidR="00876873">
              <w:rPr>
                <w:noProof/>
                <w:webHidden/>
              </w:rPr>
              <w:fldChar w:fldCharType="end"/>
            </w:r>
          </w:hyperlink>
        </w:p>
        <w:p w:rsidR="00817390" w:rsidRDefault="0010006C">
          <w:pPr>
            <w:pStyle w:val="TOC2"/>
            <w:rPr>
              <w:rFonts w:eastAsiaTheme="minorEastAsia"/>
              <w:noProof/>
            </w:rPr>
          </w:pPr>
          <w:hyperlink w:anchor="_Toc9960910" w:history="1">
            <w:r w:rsidR="00817390" w:rsidRPr="00C82836">
              <w:rPr>
                <w:rStyle w:val="Hyperlink"/>
                <w:noProof/>
                <w:lang w:val="sr-Latn-BA"/>
              </w:rPr>
              <w:t>5.5</w:t>
            </w:r>
            <w:r w:rsidR="00817390">
              <w:rPr>
                <w:rFonts w:eastAsiaTheme="minorEastAsia"/>
                <w:noProof/>
              </w:rPr>
              <w:tab/>
            </w:r>
            <w:r w:rsidR="00817390" w:rsidRPr="00C82836">
              <w:rPr>
                <w:rStyle w:val="Hyperlink"/>
                <w:rFonts w:ascii="Times New Roman" w:hAnsi="Times New Roman" w:cs="Times New Roman"/>
                <w:noProof/>
                <w:lang w:val="sr-Latn-BA"/>
              </w:rPr>
              <w:t>Middleware</w:t>
            </w:r>
            <w:r w:rsidR="00817390">
              <w:rPr>
                <w:noProof/>
                <w:webHidden/>
              </w:rPr>
              <w:tab/>
            </w:r>
            <w:r w:rsidR="00876873">
              <w:rPr>
                <w:noProof/>
                <w:webHidden/>
              </w:rPr>
              <w:fldChar w:fldCharType="begin"/>
            </w:r>
            <w:r w:rsidR="00817390">
              <w:rPr>
                <w:noProof/>
                <w:webHidden/>
              </w:rPr>
              <w:instrText xml:space="preserve"> PAGEREF _Toc9960910 \h </w:instrText>
            </w:r>
            <w:r w:rsidR="00876873">
              <w:rPr>
                <w:noProof/>
                <w:webHidden/>
              </w:rPr>
            </w:r>
            <w:r w:rsidR="00876873">
              <w:rPr>
                <w:noProof/>
                <w:webHidden/>
              </w:rPr>
              <w:fldChar w:fldCharType="separate"/>
            </w:r>
            <w:r w:rsidR="00817390">
              <w:rPr>
                <w:noProof/>
                <w:webHidden/>
              </w:rPr>
              <w:t>19</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11" w:history="1">
            <w:r w:rsidR="00817390" w:rsidRPr="00C82836">
              <w:rPr>
                <w:rStyle w:val="Hyperlink"/>
                <w:noProof/>
                <w:lang w:val="sr-Latn-BA"/>
              </w:rPr>
              <w:t>6.</w:t>
            </w:r>
            <w:r w:rsidR="00817390">
              <w:rPr>
                <w:rFonts w:eastAsiaTheme="minorEastAsia"/>
                <w:noProof/>
              </w:rPr>
              <w:tab/>
            </w:r>
            <w:r w:rsidR="00817390" w:rsidRPr="00C82836">
              <w:rPr>
                <w:rStyle w:val="Hyperlink"/>
                <w:rFonts w:ascii="Times New Roman" w:hAnsi="Times New Roman" w:cs="Times New Roman"/>
                <w:noProof/>
                <w:lang w:val="sr-Latn-BA"/>
              </w:rPr>
              <w:t>TypeScript</w:t>
            </w:r>
            <w:r w:rsidR="00817390">
              <w:rPr>
                <w:noProof/>
                <w:webHidden/>
              </w:rPr>
              <w:tab/>
            </w:r>
            <w:r w:rsidR="00876873">
              <w:rPr>
                <w:noProof/>
                <w:webHidden/>
              </w:rPr>
              <w:fldChar w:fldCharType="begin"/>
            </w:r>
            <w:r w:rsidR="00817390">
              <w:rPr>
                <w:noProof/>
                <w:webHidden/>
              </w:rPr>
              <w:instrText xml:space="preserve"> PAGEREF _Toc9960911 \h </w:instrText>
            </w:r>
            <w:r w:rsidR="00876873">
              <w:rPr>
                <w:noProof/>
                <w:webHidden/>
              </w:rPr>
            </w:r>
            <w:r w:rsidR="00876873">
              <w:rPr>
                <w:noProof/>
                <w:webHidden/>
              </w:rPr>
              <w:fldChar w:fldCharType="separate"/>
            </w:r>
            <w:r w:rsidR="00817390">
              <w:rPr>
                <w:noProof/>
                <w:webHidden/>
              </w:rPr>
              <w:t>21</w:t>
            </w:r>
            <w:r w:rsidR="00876873">
              <w:rPr>
                <w:noProof/>
                <w:webHidden/>
              </w:rPr>
              <w:fldChar w:fldCharType="end"/>
            </w:r>
          </w:hyperlink>
        </w:p>
        <w:p w:rsidR="00817390" w:rsidRDefault="0010006C">
          <w:pPr>
            <w:pStyle w:val="TOC2"/>
            <w:rPr>
              <w:rFonts w:eastAsiaTheme="minorEastAsia"/>
              <w:noProof/>
            </w:rPr>
          </w:pPr>
          <w:hyperlink w:anchor="_Toc9960912" w:history="1">
            <w:r w:rsidR="00817390" w:rsidRPr="00C82836">
              <w:rPr>
                <w:rStyle w:val="Hyperlink"/>
                <w:noProof/>
                <w:lang w:val="sr-Latn-BA"/>
              </w:rPr>
              <w:t>6.1</w:t>
            </w:r>
            <w:r w:rsidR="00817390">
              <w:rPr>
                <w:rFonts w:eastAsiaTheme="minorEastAsia"/>
                <w:noProof/>
              </w:rPr>
              <w:tab/>
            </w:r>
            <w:r w:rsidR="00817390" w:rsidRPr="00C82836">
              <w:rPr>
                <w:rStyle w:val="Hyperlink"/>
                <w:rFonts w:ascii="Times New Roman" w:hAnsi="Times New Roman" w:cs="Times New Roman"/>
                <w:noProof/>
                <w:lang w:val="sr-Latn-BA"/>
              </w:rPr>
              <w:t>Uvod</w:t>
            </w:r>
            <w:r w:rsidR="00817390">
              <w:rPr>
                <w:noProof/>
                <w:webHidden/>
              </w:rPr>
              <w:tab/>
            </w:r>
            <w:r w:rsidR="00876873">
              <w:rPr>
                <w:noProof/>
                <w:webHidden/>
              </w:rPr>
              <w:fldChar w:fldCharType="begin"/>
            </w:r>
            <w:r w:rsidR="00817390">
              <w:rPr>
                <w:noProof/>
                <w:webHidden/>
              </w:rPr>
              <w:instrText xml:space="preserve"> PAGEREF _Toc9960912 \h </w:instrText>
            </w:r>
            <w:r w:rsidR="00876873">
              <w:rPr>
                <w:noProof/>
                <w:webHidden/>
              </w:rPr>
            </w:r>
            <w:r w:rsidR="00876873">
              <w:rPr>
                <w:noProof/>
                <w:webHidden/>
              </w:rPr>
              <w:fldChar w:fldCharType="separate"/>
            </w:r>
            <w:r w:rsidR="00817390">
              <w:rPr>
                <w:noProof/>
                <w:webHidden/>
              </w:rPr>
              <w:t>21</w:t>
            </w:r>
            <w:r w:rsidR="00876873">
              <w:rPr>
                <w:noProof/>
                <w:webHidden/>
              </w:rPr>
              <w:fldChar w:fldCharType="end"/>
            </w:r>
          </w:hyperlink>
        </w:p>
        <w:p w:rsidR="00817390" w:rsidRDefault="0010006C">
          <w:pPr>
            <w:pStyle w:val="TOC2"/>
            <w:rPr>
              <w:rFonts w:eastAsiaTheme="minorEastAsia"/>
              <w:noProof/>
            </w:rPr>
          </w:pPr>
          <w:hyperlink w:anchor="_Toc9960913" w:history="1">
            <w:r w:rsidR="00817390" w:rsidRPr="00C82836">
              <w:rPr>
                <w:rStyle w:val="Hyperlink"/>
                <w:rFonts w:ascii="Times New Roman" w:hAnsi="Times New Roman" w:cs="Times New Roman"/>
                <w:noProof/>
                <w:lang w:val="sr-Latn-BA"/>
              </w:rPr>
              <w:t>6.2</w:t>
            </w:r>
            <w:r w:rsidR="00817390">
              <w:rPr>
                <w:rFonts w:eastAsiaTheme="minorEastAsia"/>
                <w:noProof/>
              </w:rPr>
              <w:tab/>
            </w:r>
            <w:r w:rsidR="00817390" w:rsidRPr="00C82836">
              <w:rPr>
                <w:rStyle w:val="Hyperlink"/>
                <w:rFonts w:ascii="Times New Roman" w:hAnsi="Times New Roman" w:cs="Times New Roman"/>
                <w:noProof/>
                <w:lang w:val="sr-Latn-BA"/>
              </w:rPr>
              <w:t>TypeScript sistem tipova</w:t>
            </w:r>
            <w:r w:rsidR="00817390">
              <w:rPr>
                <w:noProof/>
                <w:webHidden/>
              </w:rPr>
              <w:tab/>
            </w:r>
            <w:r w:rsidR="00876873">
              <w:rPr>
                <w:noProof/>
                <w:webHidden/>
              </w:rPr>
              <w:fldChar w:fldCharType="begin"/>
            </w:r>
            <w:r w:rsidR="00817390">
              <w:rPr>
                <w:noProof/>
                <w:webHidden/>
              </w:rPr>
              <w:instrText xml:space="preserve"> PAGEREF _Toc9960913 \h </w:instrText>
            </w:r>
            <w:r w:rsidR="00876873">
              <w:rPr>
                <w:noProof/>
                <w:webHidden/>
              </w:rPr>
            </w:r>
            <w:r w:rsidR="00876873">
              <w:rPr>
                <w:noProof/>
                <w:webHidden/>
              </w:rPr>
              <w:fldChar w:fldCharType="separate"/>
            </w:r>
            <w:r w:rsidR="00817390">
              <w:rPr>
                <w:noProof/>
                <w:webHidden/>
              </w:rPr>
              <w:t>21</w:t>
            </w:r>
            <w:r w:rsidR="00876873">
              <w:rPr>
                <w:noProof/>
                <w:webHidden/>
              </w:rPr>
              <w:fldChar w:fldCharType="end"/>
            </w:r>
          </w:hyperlink>
        </w:p>
        <w:p w:rsidR="00817390" w:rsidRDefault="0010006C">
          <w:pPr>
            <w:pStyle w:val="TOC2"/>
            <w:rPr>
              <w:rFonts w:eastAsiaTheme="minorEastAsia"/>
              <w:noProof/>
            </w:rPr>
          </w:pPr>
          <w:hyperlink w:anchor="_Toc9960914" w:history="1">
            <w:r w:rsidR="00817390" w:rsidRPr="00C82836">
              <w:rPr>
                <w:rStyle w:val="Hyperlink"/>
                <w:rFonts w:ascii="Times New Roman" w:hAnsi="Times New Roman" w:cs="Times New Roman"/>
                <w:noProof/>
                <w:lang w:val="sr-Latn-BA"/>
              </w:rPr>
              <w:t>6.3</w:t>
            </w:r>
            <w:r w:rsidR="00817390">
              <w:rPr>
                <w:rFonts w:eastAsiaTheme="minorEastAsia"/>
                <w:noProof/>
              </w:rPr>
              <w:tab/>
            </w:r>
            <w:r w:rsidR="00817390" w:rsidRPr="00C82836">
              <w:rPr>
                <w:rStyle w:val="Hyperlink"/>
                <w:rFonts w:ascii="Times New Roman" w:hAnsi="Times New Roman" w:cs="Times New Roman"/>
                <w:noProof/>
                <w:lang w:val="sr-Latn-BA"/>
              </w:rPr>
              <w:t>TypeScript funkcionalnosti</w:t>
            </w:r>
            <w:r w:rsidR="00817390">
              <w:rPr>
                <w:noProof/>
                <w:webHidden/>
              </w:rPr>
              <w:tab/>
            </w:r>
            <w:r w:rsidR="00876873">
              <w:rPr>
                <w:noProof/>
                <w:webHidden/>
              </w:rPr>
              <w:fldChar w:fldCharType="begin"/>
            </w:r>
            <w:r w:rsidR="00817390">
              <w:rPr>
                <w:noProof/>
                <w:webHidden/>
              </w:rPr>
              <w:instrText xml:space="preserve"> PAGEREF _Toc9960914 \h </w:instrText>
            </w:r>
            <w:r w:rsidR="00876873">
              <w:rPr>
                <w:noProof/>
                <w:webHidden/>
              </w:rPr>
            </w:r>
            <w:r w:rsidR="00876873">
              <w:rPr>
                <w:noProof/>
                <w:webHidden/>
              </w:rPr>
              <w:fldChar w:fldCharType="separate"/>
            </w:r>
            <w:r w:rsidR="00817390">
              <w:rPr>
                <w:noProof/>
                <w:webHidden/>
              </w:rPr>
              <w:t>22</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15" w:history="1">
            <w:r w:rsidR="00817390" w:rsidRPr="00C82836">
              <w:rPr>
                <w:rStyle w:val="Hyperlink"/>
                <w:rFonts w:ascii="Times New Roman" w:hAnsi="Times New Roman" w:cs="Times New Roman"/>
                <w:noProof/>
                <w:lang w:val="sr-Latn-BA"/>
              </w:rPr>
              <w:t>7.</w:t>
            </w:r>
            <w:r w:rsidR="00817390">
              <w:rPr>
                <w:rFonts w:eastAsiaTheme="minorEastAsia"/>
                <w:noProof/>
              </w:rPr>
              <w:tab/>
            </w:r>
            <w:r w:rsidR="00817390" w:rsidRPr="00C82836">
              <w:rPr>
                <w:rStyle w:val="Hyperlink"/>
                <w:rFonts w:ascii="Times New Roman" w:hAnsi="Times New Roman" w:cs="Times New Roman"/>
                <w:noProof/>
                <w:lang w:val="sr-Latn-BA"/>
              </w:rPr>
              <w:t>Angular.io</w:t>
            </w:r>
            <w:r w:rsidR="00817390">
              <w:rPr>
                <w:noProof/>
                <w:webHidden/>
              </w:rPr>
              <w:tab/>
            </w:r>
            <w:r w:rsidR="00876873">
              <w:rPr>
                <w:noProof/>
                <w:webHidden/>
              </w:rPr>
              <w:fldChar w:fldCharType="begin"/>
            </w:r>
            <w:r w:rsidR="00817390">
              <w:rPr>
                <w:noProof/>
                <w:webHidden/>
              </w:rPr>
              <w:instrText xml:space="preserve"> PAGEREF _Toc9960915 \h </w:instrText>
            </w:r>
            <w:r w:rsidR="00876873">
              <w:rPr>
                <w:noProof/>
                <w:webHidden/>
              </w:rPr>
            </w:r>
            <w:r w:rsidR="00876873">
              <w:rPr>
                <w:noProof/>
                <w:webHidden/>
              </w:rPr>
              <w:fldChar w:fldCharType="separate"/>
            </w:r>
            <w:r w:rsidR="00817390">
              <w:rPr>
                <w:noProof/>
                <w:webHidden/>
              </w:rPr>
              <w:t>25</w:t>
            </w:r>
            <w:r w:rsidR="00876873">
              <w:rPr>
                <w:noProof/>
                <w:webHidden/>
              </w:rPr>
              <w:fldChar w:fldCharType="end"/>
            </w:r>
          </w:hyperlink>
        </w:p>
        <w:p w:rsidR="00817390" w:rsidRDefault="0010006C">
          <w:pPr>
            <w:pStyle w:val="TOC2"/>
            <w:rPr>
              <w:rFonts w:eastAsiaTheme="minorEastAsia"/>
              <w:noProof/>
            </w:rPr>
          </w:pPr>
          <w:hyperlink w:anchor="_Toc9960916" w:history="1">
            <w:r w:rsidR="00817390" w:rsidRPr="00C82836">
              <w:rPr>
                <w:rStyle w:val="Hyperlink"/>
                <w:noProof/>
                <w:lang w:val="sr-Latn-BA"/>
              </w:rPr>
              <w:t>7.1</w:t>
            </w:r>
            <w:r w:rsidR="00817390">
              <w:rPr>
                <w:rFonts w:eastAsiaTheme="minorEastAsia"/>
                <w:noProof/>
              </w:rPr>
              <w:tab/>
            </w:r>
            <w:r w:rsidR="00817390" w:rsidRPr="00C82836">
              <w:rPr>
                <w:rStyle w:val="Hyperlink"/>
                <w:rFonts w:ascii="Times New Roman" w:hAnsi="Times New Roman" w:cs="Times New Roman"/>
                <w:noProof/>
                <w:lang w:val="sr-Latn-BA"/>
              </w:rPr>
              <w:t>Uvod</w:t>
            </w:r>
            <w:r w:rsidR="00817390">
              <w:rPr>
                <w:noProof/>
                <w:webHidden/>
              </w:rPr>
              <w:tab/>
            </w:r>
            <w:r w:rsidR="00876873">
              <w:rPr>
                <w:noProof/>
                <w:webHidden/>
              </w:rPr>
              <w:fldChar w:fldCharType="begin"/>
            </w:r>
            <w:r w:rsidR="00817390">
              <w:rPr>
                <w:noProof/>
                <w:webHidden/>
              </w:rPr>
              <w:instrText xml:space="preserve"> PAGEREF _Toc9960916 \h </w:instrText>
            </w:r>
            <w:r w:rsidR="00876873">
              <w:rPr>
                <w:noProof/>
                <w:webHidden/>
              </w:rPr>
            </w:r>
            <w:r w:rsidR="00876873">
              <w:rPr>
                <w:noProof/>
                <w:webHidden/>
              </w:rPr>
              <w:fldChar w:fldCharType="separate"/>
            </w:r>
            <w:r w:rsidR="00817390">
              <w:rPr>
                <w:noProof/>
                <w:webHidden/>
              </w:rPr>
              <w:t>25</w:t>
            </w:r>
            <w:r w:rsidR="00876873">
              <w:rPr>
                <w:noProof/>
                <w:webHidden/>
              </w:rPr>
              <w:fldChar w:fldCharType="end"/>
            </w:r>
          </w:hyperlink>
        </w:p>
        <w:p w:rsidR="00817390" w:rsidRDefault="0010006C">
          <w:pPr>
            <w:pStyle w:val="TOC2"/>
            <w:rPr>
              <w:rFonts w:eastAsiaTheme="minorEastAsia"/>
              <w:noProof/>
            </w:rPr>
          </w:pPr>
          <w:hyperlink w:anchor="_Toc9960917" w:history="1">
            <w:r w:rsidR="00817390" w:rsidRPr="00C82836">
              <w:rPr>
                <w:rStyle w:val="Hyperlink"/>
                <w:noProof/>
                <w:lang w:val="sr-Latn-BA"/>
              </w:rPr>
              <w:t>7.2</w:t>
            </w:r>
            <w:r w:rsidR="00817390">
              <w:rPr>
                <w:rFonts w:eastAsiaTheme="minorEastAsia"/>
                <w:noProof/>
              </w:rPr>
              <w:tab/>
            </w:r>
            <w:r w:rsidR="00817390" w:rsidRPr="00C82836">
              <w:rPr>
                <w:rStyle w:val="Hyperlink"/>
                <w:rFonts w:ascii="Times New Roman" w:hAnsi="Times New Roman" w:cs="Times New Roman"/>
                <w:noProof/>
                <w:lang w:val="sr-Latn-BA"/>
              </w:rPr>
              <w:t>Arhitektura</w:t>
            </w:r>
            <w:r w:rsidR="00817390">
              <w:rPr>
                <w:noProof/>
                <w:webHidden/>
              </w:rPr>
              <w:tab/>
            </w:r>
            <w:r w:rsidR="00876873">
              <w:rPr>
                <w:noProof/>
                <w:webHidden/>
              </w:rPr>
              <w:fldChar w:fldCharType="begin"/>
            </w:r>
            <w:r w:rsidR="00817390">
              <w:rPr>
                <w:noProof/>
                <w:webHidden/>
              </w:rPr>
              <w:instrText xml:space="preserve"> PAGEREF _Toc9960917 \h </w:instrText>
            </w:r>
            <w:r w:rsidR="00876873">
              <w:rPr>
                <w:noProof/>
                <w:webHidden/>
              </w:rPr>
            </w:r>
            <w:r w:rsidR="00876873">
              <w:rPr>
                <w:noProof/>
                <w:webHidden/>
              </w:rPr>
              <w:fldChar w:fldCharType="separate"/>
            </w:r>
            <w:r w:rsidR="00817390">
              <w:rPr>
                <w:noProof/>
                <w:webHidden/>
              </w:rPr>
              <w:t>26</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18" w:history="1">
            <w:r w:rsidR="00817390" w:rsidRPr="00C82836">
              <w:rPr>
                <w:rStyle w:val="Hyperlink"/>
                <w:noProof/>
                <w:lang w:val="sr-Latn-BA"/>
              </w:rPr>
              <w:t>8.</w:t>
            </w:r>
            <w:r w:rsidR="00817390">
              <w:rPr>
                <w:rFonts w:eastAsiaTheme="minorEastAsia"/>
                <w:noProof/>
              </w:rPr>
              <w:tab/>
            </w:r>
            <w:r w:rsidR="00817390" w:rsidRPr="00C82836">
              <w:rPr>
                <w:rStyle w:val="Hyperlink"/>
                <w:rFonts w:ascii="Times New Roman" w:hAnsi="Times New Roman" w:cs="Times New Roman"/>
                <w:noProof/>
                <w:lang w:val="sr-Latn-BA"/>
              </w:rPr>
              <w:t>Ionic</w:t>
            </w:r>
            <w:r w:rsidR="00817390">
              <w:rPr>
                <w:noProof/>
                <w:webHidden/>
              </w:rPr>
              <w:tab/>
            </w:r>
            <w:r w:rsidR="00876873">
              <w:rPr>
                <w:noProof/>
                <w:webHidden/>
              </w:rPr>
              <w:fldChar w:fldCharType="begin"/>
            </w:r>
            <w:r w:rsidR="00817390">
              <w:rPr>
                <w:noProof/>
                <w:webHidden/>
              </w:rPr>
              <w:instrText xml:space="preserve"> PAGEREF _Toc9960918 \h </w:instrText>
            </w:r>
            <w:r w:rsidR="00876873">
              <w:rPr>
                <w:noProof/>
                <w:webHidden/>
              </w:rPr>
            </w:r>
            <w:r w:rsidR="00876873">
              <w:rPr>
                <w:noProof/>
                <w:webHidden/>
              </w:rPr>
              <w:fldChar w:fldCharType="separate"/>
            </w:r>
            <w:r w:rsidR="00817390">
              <w:rPr>
                <w:noProof/>
                <w:webHidden/>
              </w:rPr>
              <w:t>31</w:t>
            </w:r>
            <w:r w:rsidR="00876873">
              <w:rPr>
                <w:noProof/>
                <w:webHidden/>
              </w:rPr>
              <w:fldChar w:fldCharType="end"/>
            </w:r>
          </w:hyperlink>
        </w:p>
        <w:p w:rsidR="00817390" w:rsidRDefault="0010006C">
          <w:pPr>
            <w:pStyle w:val="TOC2"/>
            <w:rPr>
              <w:rFonts w:eastAsiaTheme="minorEastAsia"/>
              <w:noProof/>
            </w:rPr>
          </w:pPr>
          <w:hyperlink w:anchor="_Toc9960919" w:history="1">
            <w:r w:rsidR="00817390" w:rsidRPr="00C82836">
              <w:rPr>
                <w:rStyle w:val="Hyperlink"/>
                <w:rFonts w:ascii="Times New Roman" w:hAnsi="Times New Roman" w:cs="Times New Roman"/>
                <w:noProof/>
                <w:lang w:val="sr-Latn-BA"/>
              </w:rPr>
              <w:t>8.1</w:t>
            </w:r>
            <w:r w:rsidR="00817390">
              <w:rPr>
                <w:rFonts w:eastAsiaTheme="minorEastAsia"/>
                <w:noProof/>
              </w:rPr>
              <w:tab/>
            </w:r>
            <w:r w:rsidR="00817390" w:rsidRPr="00C82836">
              <w:rPr>
                <w:rStyle w:val="Hyperlink"/>
                <w:rFonts w:ascii="Times New Roman" w:hAnsi="Times New Roman" w:cs="Times New Roman"/>
                <w:noProof/>
                <w:lang w:val="sr-Latn-BA"/>
              </w:rPr>
              <w:t>Uvod</w:t>
            </w:r>
            <w:r w:rsidR="00817390">
              <w:rPr>
                <w:noProof/>
                <w:webHidden/>
              </w:rPr>
              <w:tab/>
            </w:r>
            <w:r w:rsidR="00876873">
              <w:rPr>
                <w:noProof/>
                <w:webHidden/>
              </w:rPr>
              <w:fldChar w:fldCharType="begin"/>
            </w:r>
            <w:r w:rsidR="00817390">
              <w:rPr>
                <w:noProof/>
                <w:webHidden/>
              </w:rPr>
              <w:instrText xml:space="preserve"> PAGEREF _Toc9960919 \h </w:instrText>
            </w:r>
            <w:r w:rsidR="00876873">
              <w:rPr>
                <w:noProof/>
                <w:webHidden/>
              </w:rPr>
            </w:r>
            <w:r w:rsidR="00876873">
              <w:rPr>
                <w:noProof/>
                <w:webHidden/>
              </w:rPr>
              <w:fldChar w:fldCharType="separate"/>
            </w:r>
            <w:r w:rsidR="00817390">
              <w:rPr>
                <w:noProof/>
                <w:webHidden/>
              </w:rPr>
              <w:t>31</w:t>
            </w:r>
            <w:r w:rsidR="00876873">
              <w:rPr>
                <w:noProof/>
                <w:webHidden/>
              </w:rPr>
              <w:fldChar w:fldCharType="end"/>
            </w:r>
          </w:hyperlink>
        </w:p>
        <w:p w:rsidR="00817390" w:rsidRDefault="0010006C">
          <w:pPr>
            <w:pStyle w:val="TOC2"/>
            <w:rPr>
              <w:rFonts w:eastAsiaTheme="minorEastAsia"/>
              <w:noProof/>
            </w:rPr>
          </w:pPr>
          <w:hyperlink w:anchor="_Toc9960920" w:history="1">
            <w:r w:rsidR="00817390" w:rsidRPr="00C82836">
              <w:rPr>
                <w:rStyle w:val="Hyperlink"/>
                <w:rFonts w:ascii="Times New Roman" w:hAnsi="Times New Roman" w:cs="Times New Roman"/>
                <w:noProof/>
                <w:lang w:val="sr-Latn-BA"/>
              </w:rPr>
              <w:t>8.2</w:t>
            </w:r>
            <w:r w:rsidR="00817390">
              <w:rPr>
                <w:rFonts w:eastAsiaTheme="minorEastAsia"/>
                <w:noProof/>
              </w:rPr>
              <w:tab/>
            </w:r>
            <w:r w:rsidR="00817390" w:rsidRPr="00C82836">
              <w:rPr>
                <w:rStyle w:val="Hyperlink"/>
                <w:rFonts w:ascii="Times New Roman" w:hAnsi="Times New Roman" w:cs="Times New Roman"/>
                <w:noProof/>
                <w:lang w:val="sr-Latn-BA"/>
              </w:rPr>
              <w:t>Arhitektura</w:t>
            </w:r>
            <w:r w:rsidR="00817390">
              <w:rPr>
                <w:noProof/>
                <w:webHidden/>
              </w:rPr>
              <w:tab/>
            </w:r>
            <w:r w:rsidR="00876873">
              <w:rPr>
                <w:noProof/>
                <w:webHidden/>
              </w:rPr>
              <w:fldChar w:fldCharType="begin"/>
            </w:r>
            <w:r w:rsidR="00817390">
              <w:rPr>
                <w:noProof/>
                <w:webHidden/>
              </w:rPr>
              <w:instrText xml:space="preserve"> PAGEREF _Toc9960920 \h </w:instrText>
            </w:r>
            <w:r w:rsidR="00876873">
              <w:rPr>
                <w:noProof/>
                <w:webHidden/>
              </w:rPr>
            </w:r>
            <w:r w:rsidR="00876873">
              <w:rPr>
                <w:noProof/>
                <w:webHidden/>
              </w:rPr>
              <w:fldChar w:fldCharType="separate"/>
            </w:r>
            <w:r w:rsidR="00817390">
              <w:rPr>
                <w:noProof/>
                <w:webHidden/>
              </w:rPr>
              <w:t>32</w:t>
            </w:r>
            <w:r w:rsidR="00876873">
              <w:rPr>
                <w:noProof/>
                <w:webHidden/>
              </w:rPr>
              <w:fldChar w:fldCharType="end"/>
            </w:r>
          </w:hyperlink>
        </w:p>
        <w:p w:rsidR="00817390" w:rsidRDefault="0010006C">
          <w:pPr>
            <w:pStyle w:val="TOC2"/>
            <w:rPr>
              <w:rFonts w:eastAsiaTheme="minorEastAsia"/>
              <w:noProof/>
            </w:rPr>
          </w:pPr>
          <w:hyperlink w:anchor="_Toc9960921" w:history="1">
            <w:r w:rsidR="00817390" w:rsidRPr="00C82836">
              <w:rPr>
                <w:rStyle w:val="Hyperlink"/>
                <w:rFonts w:ascii="Times New Roman" w:hAnsi="Times New Roman" w:cs="Times New Roman"/>
                <w:noProof/>
                <w:lang w:val="sr-Latn-BA"/>
              </w:rPr>
              <w:t>8.3</w:t>
            </w:r>
            <w:r w:rsidR="00817390">
              <w:rPr>
                <w:rFonts w:eastAsiaTheme="minorEastAsia"/>
                <w:noProof/>
              </w:rPr>
              <w:tab/>
            </w:r>
            <w:r w:rsidR="00817390" w:rsidRPr="00C82836">
              <w:rPr>
                <w:rStyle w:val="Hyperlink"/>
                <w:rFonts w:ascii="Times New Roman" w:hAnsi="Times New Roman" w:cs="Times New Roman"/>
                <w:i/>
                <w:noProof/>
                <w:lang w:val="sr-Latn-BA"/>
              </w:rPr>
              <w:t>User Interface</w:t>
            </w:r>
            <w:r w:rsidR="00817390" w:rsidRPr="00C82836">
              <w:rPr>
                <w:rStyle w:val="Hyperlink"/>
                <w:rFonts w:ascii="Times New Roman" w:hAnsi="Times New Roman" w:cs="Times New Roman"/>
                <w:noProof/>
                <w:lang w:val="sr-Latn-BA"/>
              </w:rPr>
              <w:t xml:space="preserve"> komponente</w:t>
            </w:r>
            <w:r w:rsidR="00817390">
              <w:rPr>
                <w:noProof/>
                <w:webHidden/>
              </w:rPr>
              <w:tab/>
            </w:r>
            <w:r w:rsidR="00876873">
              <w:rPr>
                <w:noProof/>
                <w:webHidden/>
              </w:rPr>
              <w:fldChar w:fldCharType="begin"/>
            </w:r>
            <w:r w:rsidR="00817390">
              <w:rPr>
                <w:noProof/>
                <w:webHidden/>
              </w:rPr>
              <w:instrText xml:space="preserve"> PAGEREF _Toc9960921 \h </w:instrText>
            </w:r>
            <w:r w:rsidR="00876873">
              <w:rPr>
                <w:noProof/>
                <w:webHidden/>
              </w:rPr>
            </w:r>
            <w:r w:rsidR="00876873">
              <w:rPr>
                <w:noProof/>
                <w:webHidden/>
              </w:rPr>
              <w:fldChar w:fldCharType="separate"/>
            </w:r>
            <w:r w:rsidR="00817390">
              <w:rPr>
                <w:noProof/>
                <w:webHidden/>
              </w:rPr>
              <w:t>32</w:t>
            </w:r>
            <w:r w:rsidR="00876873">
              <w:rPr>
                <w:noProof/>
                <w:webHidden/>
              </w:rPr>
              <w:fldChar w:fldCharType="end"/>
            </w:r>
          </w:hyperlink>
        </w:p>
        <w:p w:rsidR="00817390" w:rsidRDefault="0010006C">
          <w:pPr>
            <w:pStyle w:val="TOC1"/>
            <w:tabs>
              <w:tab w:val="left" w:pos="440"/>
              <w:tab w:val="right" w:leader="dot" w:pos="9019"/>
            </w:tabs>
            <w:rPr>
              <w:rFonts w:eastAsiaTheme="minorEastAsia"/>
              <w:noProof/>
            </w:rPr>
          </w:pPr>
          <w:hyperlink w:anchor="_Toc9960922" w:history="1">
            <w:r w:rsidR="00817390" w:rsidRPr="00C82836">
              <w:rPr>
                <w:rStyle w:val="Hyperlink"/>
                <w:rFonts w:ascii="Times New Roman" w:hAnsi="Times New Roman" w:cs="Times New Roman"/>
                <w:noProof/>
                <w:lang w:val="sr-Latn-BA"/>
              </w:rPr>
              <w:t>9.</w:t>
            </w:r>
            <w:r w:rsidR="00817390">
              <w:rPr>
                <w:rFonts w:eastAsiaTheme="minorEastAsia"/>
                <w:noProof/>
              </w:rPr>
              <w:tab/>
            </w:r>
            <w:r w:rsidR="00817390" w:rsidRPr="00C82836">
              <w:rPr>
                <w:rStyle w:val="Hyperlink"/>
                <w:rFonts w:ascii="Times New Roman" w:hAnsi="Times New Roman" w:cs="Times New Roman"/>
                <w:noProof/>
                <w:lang w:val="sr-Latn-BA"/>
              </w:rPr>
              <w:t>OPIS IMPLEMENTACIJE APLIKACIJE ZA NARUČIVANJE HRANE</w:t>
            </w:r>
            <w:r w:rsidR="00817390">
              <w:rPr>
                <w:noProof/>
                <w:webHidden/>
              </w:rPr>
              <w:tab/>
            </w:r>
            <w:r w:rsidR="00876873">
              <w:rPr>
                <w:noProof/>
                <w:webHidden/>
              </w:rPr>
              <w:fldChar w:fldCharType="begin"/>
            </w:r>
            <w:r w:rsidR="00817390">
              <w:rPr>
                <w:noProof/>
                <w:webHidden/>
              </w:rPr>
              <w:instrText xml:space="preserve"> PAGEREF _Toc9960922 \h </w:instrText>
            </w:r>
            <w:r w:rsidR="00876873">
              <w:rPr>
                <w:noProof/>
                <w:webHidden/>
              </w:rPr>
            </w:r>
            <w:r w:rsidR="00876873">
              <w:rPr>
                <w:noProof/>
                <w:webHidden/>
              </w:rPr>
              <w:fldChar w:fldCharType="separate"/>
            </w:r>
            <w:r w:rsidR="00817390">
              <w:rPr>
                <w:noProof/>
                <w:webHidden/>
              </w:rPr>
              <w:t>34</w:t>
            </w:r>
            <w:r w:rsidR="00876873">
              <w:rPr>
                <w:noProof/>
                <w:webHidden/>
              </w:rPr>
              <w:fldChar w:fldCharType="end"/>
            </w:r>
          </w:hyperlink>
        </w:p>
        <w:p w:rsidR="00817390" w:rsidRDefault="0010006C">
          <w:pPr>
            <w:pStyle w:val="TOC2"/>
            <w:rPr>
              <w:rFonts w:eastAsiaTheme="minorEastAsia"/>
              <w:noProof/>
            </w:rPr>
          </w:pPr>
          <w:hyperlink w:anchor="_Toc9960923" w:history="1">
            <w:r w:rsidR="00817390" w:rsidRPr="00C82836">
              <w:rPr>
                <w:rStyle w:val="Hyperlink"/>
                <w:rFonts w:ascii="Times New Roman" w:hAnsi="Times New Roman" w:cs="Times New Roman"/>
                <w:noProof/>
                <w:lang w:val="sr-Latn-BA"/>
              </w:rPr>
              <w:t>9.1</w:t>
            </w:r>
            <w:r w:rsidR="00817390">
              <w:rPr>
                <w:rFonts w:eastAsiaTheme="minorEastAsia"/>
                <w:noProof/>
              </w:rPr>
              <w:tab/>
            </w:r>
            <w:r w:rsidR="00817390" w:rsidRPr="00C82836">
              <w:rPr>
                <w:rStyle w:val="Hyperlink"/>
                <w:rFonts w:ascii="Times New Roman" w:hAnsi="Times New Roman" w:cs="Times New Roman"/>
                <w:noProof/>
                <w:lang w:val="sr-Latn-BA"/>
              </w:rPr>
              <w:t>Serverski dio aplikacije</w:t>
            </w:r>
            <w:r w:rsidR="00817390">
              <w:rPr>
                <w:noProof/>
                <w:webHidden/>
              </w:rPr>
              <w:tab/>
            </w:r>
            <w:r w:rsidR="00876873">
              <w:rPr>
                <w:noProof/>
                <w:webHidden/>
              </w:rPr>
              <w:fldChar w:fldCharType="begin"/>
            </w:r>
            <w:r w:rsidR="00817390">
              <w:rPr>
                <w:noProof/>
                <w:webHidden/>
              </w:rPr>
              <w:instrText xml:space="preserve"> PAGEREF _Toc9960923 \h </w:instrText>
            </w:r>
            <w:r w:rsidR="00876873">
              <w:rPr>
                <w:noProof/>
                <w:webHidden/>
              </w:rPr>
            </w:r>
            <w:r w:rsidR="00876873">
              <w:rPr>
                <w:noProof/>
                <w:webHidden/>
              </w:rPr>
              <w:fldChar w:fldCharType="separate"/>
            </w:r>
            <w:r w:rsidR="00817390">
              <w:rPr>
                <w:noProof/>
                <w:webHidden/>
              </w:rPr>
              <w:t>35</w:t>
            </w:r>
            <w:r w:rsidR="00876873">
              <w:rPr>
                <w:noProof/>
                <w:webHidden/>
              </w:rPr>
              <w:fldChar w:fldCharType="end"/>
            </w:r>
          </w:hyperlink>
        </w:p>
        <w:p w:rsidR="00817390" w:rsidRDefault="0010006C">
          <w:pPr>
            <w:pStyle w:val="TOC2"/>
            <w:rPr>
              <w:rFonts w:eastAsiaTheme="minorEastAsia"/>
              <w:noProof/>
            </w:rPr>
          </w:pPr>
          <w:hyperlink w:anchor="_Toc9960924" w:history="1">
            <w:r w:rsidR="00817390" w:rsidRPr="00C82836">
              <w:rPr>
                <w:rStyle w:val="Hyperlink"/>
                <w:rFonts w:ascii="Times New Roman" w:hAnsi="Times New Roman" w:cs="Times New Roman"/>
                <w:noProof/>
                <w:lang w:val="sr-Latn-BA"/>
              </w:rPr>
              <w:t>9.2</w:t>
            </w:r>
            <w:r w:rsidR="00817390">
              <w:rPr>
                <w:rFonts w:eastAsiaTheme="minorEastAsia"/>
                <w:noProof/>
              </w:rPr>
              <w:tab/>
            </w:r>
            <w:r w:rsidR="00817390" w:rsidRPr="00C82836">
              <w:rPr>
                <w:rStyle w:val="Hyperlink"/>
                <w:rFonts w:ascii="Times New Roman" w:hAnsi="Times New Roman" w:cs="Times New Roman"/>
                <w:noProof/>
                <w:lang w:val="sr-Latn-BA"/>
              </w:rPr>
              <w:t>Klijentski dio aplikacije</w:t>
            </w:r>
            <w:r w:rsidR="00817390">
              <w:rPr>
                <w:noProof/>
                <w:webHidden/>
              </w:rPr>
              <w:tab/>
            </w:r>
            <w:r w:rsidR="00876873">
              <w:rPr>
                <w:noProof/>
                <w:webHidden/>
              </w:rPr>
              <w:fldChar w:fldCharType="begin"/>
            </w:r>
            <w:r w:rsidR="00817390">
              <w:rPr>
                <w:noProof/>
                <w:webHidden/>
              </w:rPr>
              <w:instrText xml:space="preserve"> PAGEREF _Toc9960924 \h </w:instrText>
            </w:r>
            <w:r w:rsidR="00876873">
              <w:rPr>
                <w:noProof/>
                <w:webHidden/>
              </w:rPr>
            </w:r>
            <w:r w:rsidR="00876873">
              <w:rPr>
                <w:noProof/>
                <w:webHidden/>
              </w:rPr>
              <w:fldChar w:fldCharType="separate"/>
            </w:r>
            <w:r w:rsidR="00817390">
              <w:rPr>
                <w:noProof/>
                <w:webHidden/>
              </w:rPr>
              <w:t>39</w:t>
            </w:r>
            <w:r w:rsidR="00876873">
              <w:rPr>
                <w:noProof/>
                <w:webHidden/>
              </w:rPr>
              <w:fldChar w:fldCharType="end"/>
            </w:r>
          </w:hyperlink>
        </w:p>
        <w:p w:rsidR="00817390" w:rsidRDefault="0010006C">
          <w:pPr>
            <w:pStyle w:val="TOC2"/>
            <w:rPr>
              <w:rFonts w:eastAsiaTheme="minorEastAsia"/>
              <w:noProof/>
            </w:rPr>
          </w:pPr>
          <w:hyperlink w:anchor="_Toc9960925" w:history="1">
            <w:r w:rsidR="00817390" w:rsidRPr="00C82836">
              <w:rPr>
                <w:rStyle w:val="Hyperlink"/>
                <w:rFonts w:ascii="Times New Roman" w:hAnsi="Times New Roman" w:cs="Times New Roman"/>
                <w:noProof/>
              </w:rPr>
              <w:t>9.3</w:t>
            </w:r>
            <w:r w:rsidR="00817390">
              <w:rPr>
                <w:rFonts w:eastAsiaTheme="minorEastAsia"/>
                <w:noProof/>
              </w:rPr>
              <w:tab/>
            </w:r>
            <w:r w:rsidR="00817390" w:rsidRPr="00C82836">
              <w:rPr>
                <w:rStyle w:val="Hyperlink"/>
                <w:rFonts w:ascii="Times New Roman" w:hAnsi="Times New Roman" w:cs="Times New Roman"/>
                <w:noProof/>
              </w:rPr>
              <w:t>Analiza performansi i skalabilnosti</w:t>
            </w:r>
            <w:r w:rsidR="00817390">
              <w:rPr>
                <w:noProof/>
                <w:webHidden/>
              </w:rPr>
              <w:tab/>
            </w:r>
            <w:r w:rsidR="00876873">
              <w:rPr>
                <w:noProof/>
                <w:webHidden/>
              </w:rPr>
              <w:fldChar w:fldCharType="begin"/>
            </w:r>
            <w:r w:rsidR="00817390">
              <w:rPr>
                <w:noProof/>
                <w:webHidden/>
              </w:rPr>
              <w:instrText xml:space="preserve"> PAGEREF _Toc9960925 \h </w:instrText>
            </w:r>
            <w:r w:rsidR="00876873">
              <w:rPr>
                <w:noProof/>
                <w:webHidden/>
              </w:rPr>
            </w:r>
            <w:r w:rsidR="00876873">
              <w:rPr>
                <w:noProof/>
                <w:webHidden/>
              </w:rPr>
              <w:fldChar w:fldCharType="separate"/>
            </w:r>
            <w:r w:rsidR="00817390">
              <w:rPr>
                <w:noProof/>
                <w:webHidden/>
              </w:rPr>
              <w:t>47</w:t>
            </w:r>
            <w:r w:rsidR="00876873">
              <w:rPr>
                <w:noProof/>
                <w:webHidden/>
              </w:rPr>
              <w:fldChar w:fldCharType="end"/>
            </w:r>
          </w:hyperlink>
        </w:p>
        <w:p w:rsidR="00817390" w:rsidRDefault="0010006C">
          <w:pPr>
            <w:pStyle w:val="TOC1"/>
            <w:tabs>
              <w:tab w:val="left" w:pos="660"/>
              <w:tab w:val="right" w:leader="dot" w:pos="9019"/>
            </w:tabs>
            <w:rPr>
              <w:rFonts w:eastAsiaTheme="minorEastAsia"/>
              <w:noProof/>
            </w:rPr>
          </w:pPr>
          <w:hyperlink w:anchor="_Toc9960926" w:history="1">
            <w:r w:rsidR="00817390" w:rsidRPr="00C82836">
              <w:rPr>
                <w:rStyle w:val="Hyperlink"/>
                <w:noProof/>
              </w:rPr>
              <w:t>10.</w:t>
            </w:r>
            <w:r w:rsidR="00817390">
              <w:rPr>
                <w:rFonts w:eastAsiaTheme="minorEastAsia"/>
                <w:noProof/>
              </w:rPr>
              <w:tab/>
            </w:r>
            <w:r w:rsidR="00817390" w:rsidRPr="00C82836">
              <w:rPr>
                <w:rStyle w:val="Hyperlink"/>
                <w:rFonts w:ascii="Times New Roman" w:hAnsi="Times New Roman" w:cs="Times New Roman"/>
                <w:noProof/>
              </w:rPr>
              <w:t>Zaključak</w:t>
            </w:r>
            <w:r w:rsidR="00817390">
              <w:rPr>
                <w:noProof/>
                <w:webHidden/>
              </w:rPr>
              <w:tab/>
            </w:r>
            <w:r w:rsidR="00876873">
              <w:rPr>
                <w:noProof/>
                <w:webHidden/>
              </w:rPr>
              <w:fldChar w:fldCharType="begin"/>
            </w:r>
            <w:r w:rsidR="00817390">
              <w:rPr>
                <w:noProof/>
                <w:webHidden/>
              </w:rPr>
              <w:instrText xml:space="preserve"> PAGEREF _Toc9960926 \h </w:instrText>
            </w:r>
            <w:r w:rsidR="00876873">
              <w:rPr>
                <w:noProof/>
                <w:webHidden/>
              </w:rPr>
            </w:r>
            <w:r w:rsidR="00876873">
              <w:rPr>
                <w:noProof/>
                <w:webHidden/>
              </w:rPr>
              <w:fldChar w:fldCharType="separate"/>
            </w:r>
            <w:r w:rsidR="00817390">
              <w:rPr>
                <w:noProof/>
                <w:webHidden/>
              </w:rPr>
              <w:t>51</w:t>
            </w:r>
            <w:r w:rsidR="00876873">
              <w:rPr>
                <w:noProof/>
                <w:webHidden/>
              </w:rPr>
              <w:fldChar w:fldCharType="end"/>
            </w:r>
          </w:hyperlink>
        </w:p>
        <w:p w:rsidR="00817390" w:rsidRDefault="0010006C">
          <w:pPr>
            <w:pStyle w:val="TOC1"/>
            <w:tabs>
              <w:tab w:val="right" w:leader="dot" w:pos="9019"/>
            </w:tabs>
            <w:rPr>
              <w:rFonts w:eastAsiaTheme="minorEastAsia"/>
              <w:noProof/>
            </w:rPr>
          </w:pPr>
          <w:hyperlink w:anchor="_Toc9960927" w:history="1">
            <w:r w:rsidR="00817390" w:rsidRPr="00817390">
              <w:rPr>
                <w:rStyle w:val="Hyperlink"/>
                <w:rFonts w:ascii="Times New Roman" w:hAnsi="Times New Roman" w:cs="Times New Roman"/>
                <w:noProof/>
              </w:rPr>
              <w:t>Literatura</w:t>
            </w:r>
            <w:r w:rsidR="00817390">
              <w:rPr>
                <w:noProof/>
                <w:webHidden/>
              </w:rPr>
              <w:tab/>
            </w:r>
            <w:r w:rsidR="00876873">
              <w:rPr>
                <w:noProof/>
                <w:webHidden/>
              </w:rPr>
              <w:fldChar w:fldCharType="begin"/>
            </w:r>
            <w:r w:rsidR="00817390">
              <w:rPr>
                <w:noProof/>
                <w:webHidden/>
              </w:rPr>
              <w:instrText xml:space="preserve"> PAGEREF _Toc9960927 \h </w:instrText>
            </w:r>
            <w:r w:rsidR="00876873">
              <w:rPr>
                <w:noProof/>
                <w:webHidden/>
              </w:rPr>
            </w:r>
            <w:r w:rsidR="00876873">
              <w:rPr>
                <w:noProof/>
                <w:webHidden/>
              </w:rPr>
              <w:fldChar w:fldCharType="separate"/>
            </w:r>
            <w:r w:rsidR="00817390">
              <w:rPr>
                <w:noProof/>
                <w:webHidden/>
              </w:rPr>
              <w:t>53</w:t>
            </w:r>
            <w:r w:rsidR="00876873">
              <w:rPr>
                <w:noProof/>
                <w:webHidden/>
              </w:rPr>
              <w:fldChar w:fldCharType="end"/>
            </w:r>
          </w:hyperlink>
        </w:p>
        <w:p w:rsidR="00A20D00" w:rsidRDefault="00876873" w:rsidP="00A20D00">
          <w:r w:rsidRPr="004E1B56">
            <w:rPr>
              <w:rFonts w:ascii="Times New Roman" w:hAnsi="Times New Roman" w:cs="Times New Roman"/>
              <w:b/>
              <w:bCs/>
              <w:noProof/>
              <w:sz w:val="24"/>
              <w:szCs w:val="24"/>
            </w:rPr>
            <w:fldChar w:fldCharType="end"/>
          </w:r>
        </w:p>
      </w:sdtContent>
    </w:sdt>
    <w:p w:rsidR="00A20D00" w:rsidRPr="003D00A5" w:rsidRDefault="00A20D00" w:rsidP="00A20D00">
      <w:pPr>
        <w:spacing w:after="200" w:line="276" w:lineRule="auto"/>
        <w:rPr>
          <w:rFonts w:ascii="Times New Roman" w:hAnsi="Times New Roman" w:cs="Times New Roman"/>
          <w:sz w:val="24"/>
          <w:szCs w:val="24"/>
        </w:rPr>
        <w:sectPr w:rsidR="00A20D00" w:rsidRPr="003D00A5" w:rsidSect="00666A1B">
          <w:footerReference w:type="default" r:id="rId9"/>
          <w:pgSz w:w="11909" w:h="16834" w:code="9"/>
          <w:pgMar w:top="1440" w:right="1440" w:bottom="1440" w:left="1440" w:header="720" w:footer="720" w:gutter="0"/>
          <w:cols w:space="720"/>
          <w:titlePg/>
          <w:docGrid w:linePitch="360"/>
        </w:sectPr>
      </w:pPr>
      <w:r>
        <w:rPr>
          <w:rFonts w:ascii="Times New Roman" w:hAnsi="Times New Roman" w:cs="Times New Roman"/>
          <w:sz w:val="24"/>
          <w:szCs w:val="24"/>
        </w:rPr>
        <w:br w:type="page"/>
      </w:r>
    </w:p>
    <w:p w:rsidR="00A20D00" w:rsidRDefault="00A20D00" w:rsidP="007E47E4">
      <w:pPr>
        <w:pStyle w:val="Heading1"/>
        <w:spacing w:line="240" w:lineRule="auto"/>
        <w:jc w:val="both"/>
      </w:pPr>
      <w:bookmarkStart w:id="0" w:name="_Toc9960897"/>
      <w:r w:rsidRPr="00F10B4C">
        <w:rPr>
          <w:rFonts w:ascii="Times New Roman" w:hAnsi="Times New Roman" w:cs="Times New Roman"/>
        </w:rPr>
        <w:lastRenderedPageBreak/>
        <w:t>Uvod</w:t>
      </w:r>
      <w:bookmarkEnd w:id="0"/>
    </w:p>
    <w:p w:rsidR="00A20D00" w:rsidRDefault="00A20D00" w:rsidP="007E47E4">
      <w:pPr>
        <w:spacing w:after="0" w:line="240" w:lineRule="auto"/>
        <w:jc w:val="both"/>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rPr>
        <w:t xml:space="preserve">Sve </w:t>
      </w:r>
      <w:r>
        <w:rPr>
          <w:rFonts w:ascii="Times New Roman" w:hAnsi="Times New Roman" w:cs="Times New Roman"/>
          <w:sz w:val="24"/>
          <w:szCs w:val="24"/>
        </w:rPr>
        <w:t>masovnija upotreba</w:t>
      </w:r>
      <w:r w:rsidRPr="00052F8A">
        <w:rPr>
          <w:rFonts w:ascii="Times New Roman" w:hAnsi="Times New Roman" w:cs="Times New Roman"/>
          <w:sz w:val="24"/>
          <w:szCs w:val="24"/>
        </w:rPr>
        <w:t xml:space="preserve"> Interneta, koji je trenutno najpopularnij</w:t>
      </w:r>
      <w:r>
        <w:rPr>
          <w:rFonts w:ascii="Times New Roman" w:hAnsi="Times New Roman" w:cs="Times New Roman"/>
          <w:sz w:val="24"/>
          <w:szCs w:val="24"/>
        </w:rPr>
        <w:t>i komunikacioni medij, dovela</w:t>
      </w:r>
      <w:r w:rsidRPr="00052F8A">
        <w:rPr>
          <w:rFonts w:ascii="Times New Roman" w:hAnsi="Times New Roman" w:cs="Times New Roman"/>
          <w:sz w:val="24"/>
          <w:szCs w:val="24"/>
        </w:rPr>
        <w:t xml:space="preserve"> je do toga da </w:t>
      </w:r>
      <w:r w:rsidRPr="00052F8A">
        <w:rPr>
          <w:rFonts w:ascii="Times New Roman" w:hAnsi="Times New Roman" w:cs="Times New Roman"/>
          <w:i/>
          <w:sz w:val="24"/>
          <w:szCs w:val="24"/>
        </w:rPr>
        <w:t>web</w:t>
      </w:r>
      <w:r w:rsidRPr="00052F8A">
        <w:rPr>
          <w:rFonts w:ascii="Times New Roman" w:hAnsi="Times New Roman" w:cs="Times New Roman"/>
          <w:sz w:val="24"/>
          <w:szCs w:val="24"/>
        </w:rPr>
        <w:t xml:space="preserve"> bazirane aplikacije sve češće zamjenjuju </w:t>
      </w:r>
      <w:r w:rsidRPr="000B5CA6">
        <w:rPr>
          <w:rFonts w:ascii="Times New Roman" w:hAnsi="Times New Roman" w:cs="Times New Roman"/>
          <w:i/>
          <w:sz w:val="24"/>
          <w:szCs w:val="24"/>
        </w:rPr>
        <w:t>desktop</w:t>
      </w:r>
      <w:r w:rsidRPr="00052F8A">
        <w:rPr>
          <w:rFonts w:ascii="Times New Roman" w:hAnsi="Times New Roman" w:cs="Times New Roman"/>
          <w:sz w:val="24"/>
          <w:szCs w:val="24"/>
        </w:rPr>
        <w:t xml:space="preserve"> aplikacije. </w:t>
      </w:r>
      <w:r w:rsidRPr="005974DF">
        <w:rPr>
          <w:rFonts w:ascii="Times New Roman" w:hAnsi="Times New Roman" w:cs="Times New Roman"/>
          <w:i/>
          <w:sz w:val="24"/>
          <w:szCs w:val="24"/>
        </w:rPr>
        <w:t>Web</w:t>
      </w:r>
      <w:r w:rsidRPr="00052F8A">
        <w:rPr>
          <w:rFonts w:ascii="Times New Roman" w:hAnsi="Times New Roman" w:cs="Times New Roman"/>
          <w:sz w:val="24"/>
          <w:szCs w:val="24"/>
        </w:rPr>
        <w:t xml:space="preserve"> aplikacije su postale važan alat za poslovanje i najčešće se koriste za komunikaciju sa klijentima, saradnju sa zaposlenima, čuvanje i prezentaciju podataka. </w:t>
      </w:r>
      <w:r>
        <w:rPr>
          <w:rFonts w:ascii="Times New Roman" w:hAnsi="Times New Roman" w:cs="Times New Roman"/>
          <w:sz w:val="24"/>
          <w:szCs w:val="24"/>
          <w:lang w:val="sr-Latn-BA"/>
        </w:rPr>
        <w:t xml:space="preserve">Za razliku od </w:t>
      </w:r>
      <w:r w:rsidRPr="000B5CA6">
        <w:rPr>
          <w:rFonts w:ascii="Times New Roman" w:hAnsi="Times New Roman" w:cs="Times New Roman"/>
          <w:i/>
          <w:sz w:val="24"/>
          <w:szCs w:val="24"/>
          <w:lang w:val="sr-Latn-BA"/>
        </w:rPr>
        <w:t>desktop</w:t>
      </w:r>
      <w:r>
        <w:rPr>
          <w:rFonts w:ascii="Times New Roman" w:hAnsi="Times New Roman" w:cs="Times New Roman"/>
          <w:sz w:val="24"/>
          <w:szCs w:val="24"/>
          <w:lang w:val="sr-Latn-BA"/>
        </w:rPr>
        <w:t xml:space="preserve"> aplikacija</w:t>
      </w:r>
      <w:r w:rsidRPr="00052F8A">
        <w:rPr>
          <w:rFonts w:ascii="Times New Roman" w:hAnsi="Times New Roman" w:cs="Times New Roman"/>
          <w:sz w:val="24"/>
          <w:szCs w:val="24"/>
          <w:lang w:val="sr-Latn-BA"/>
        </w:rPr>
        <w:t xml:space="preserve"> koje zahtijevaju instalaciju i nadograđivanje,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bazirane aplikacije zahtijevaju samo internet konekciju.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aplikacije se izvršav</w:t>
      </w:r>
      <w:r>
        <w:rPr>
          <w:rFonts w:ascii="Times New Roman" w:hAnsi="Times New Roman" w:cs="Times New Roman"/>
          <w:sz w:val="24"/>
          <w:szCs w:val="24"/>
          <w:lang w:val="sr-Latn-BA"/>
        </w:rPr>
        <w:t>a</w:t>
      </w:r>
      <w:r w:rsidRPr="00052F8A">
        <w:rPr>
          <w:rFonts w:ascii="Times New Roman" w:hAnsi="Times New Roman" w:cs="Times New Roman"/>
          <w:sz w:val="24"/>
          <w:szCs w:val="24"/>
          <w:lang w:val="sr-Latn-BA"/>
        </w:rPr>
        <w:t xml:space="preserve">ju u okviru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čitača i korisnicima su dostupne dok god imaju internet konekciju. </w:t>
      </w:r>
    </w:p>
    <w:p w:rsidR="00FA40B9"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lang w:val="sr-Latn-BA"/>
        </w:rPr>
        <w:t xml:space="preserve">Tema ovog diplomskog rada je razvoj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baziranih aplikacija, te će u narednim poglavljima biti opisani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jezik i tehnologije bazirane na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-u. Opisane tehnologije su korištene za razvoj praktičnog dijela diplomskog rada. Praktični dio rada je razvoj aplikacije za naručivanje hrane iz različitih restorana.</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je programski jezik </w:t>
      </w:r>
      <w:r>
        <w:rPr>
          <w:rFonts w:ascii="Times New Roman" w:hAnsi="Times New Roman" w:cs="Times New Roman"/>
          <w:sz w:val="24"/>
          <w:szCs w:val="24"/>
          <w:lang w:val="sr-Latn-BA"/>
        </w:rPr>
        <w:t xml:space="preserve">koji se može koristiti </w:t>
      </w:r>
      <w:r w:rsidRPr="00052F8A">
        <w:rPr>
          <w:rFonts w:ascii="Times New Roman" w:hAnsi="Times New Roman" w:cs="Times New Roman"/>
          <w:sz w:val="24"/>
          <w:szCs w:val="24"/>
          <w:lang w:val="sr-Latn-BA"/>
        </w:rPr>
        <w:t xml:space="preserve">za pisanje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aplikacija,  podržan u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čitačima. Zajedno sa HTML</w:t>
      </w:r>
      <w:r>
        <w:rPr>
          <w:rFonts w:ascii="Times New Roman" w:hAnsi="Times New Roman" w:cs="Times New Roman"/>
          <w:sz w:val="24"/>
          <w:szCs w:val="24"/>
          <w:lang w:val="sr-Latn-BA"/>
        </w:rPr>
        <w:t>-om</w:t>
      </w:r>
      <w:r w:rsidRPr="00052F8A">
        <w:rPr>
          <w:rFonts w:ascii="Times New Roman" w:hAnsi="Times New Roman" w:cs="Times New Roman"/>
          <w:sz w:val="24"/>
          <w:szCs w:val="24"/>
          <w:lang w:val="sr-Latn-BA"/>
        </w:rPr>
        <w:t xml:space="preserve"> i CSS</w:t>
      </w:r>
      <w:r>
        <w:rPr>
          <w:rFonts w:ascii="Times New Roman" w:hAnsi="Times New Roman" w:cs="Times New Roman"/>
          <w:sz w:val="24"/>
          <w:szCs w:val="24"/>
          <w:lang w:val="sr-Latn-BA"/>
        </w:rPr>
        <w:t>-om</w:t>
      </w:r>
      <w:r w:rsidRPr="00052F8A">
        <w:rPr>
          <w:rFonts w:ascii="Times New Roman" w:hAnsi="Times New Roman" w:cs="Times New Roman"/>
          <w:sz w:val="24"/>
          <w:szCs w:val="24"/>
          <w:lang w:val="sr-Latn-BA"/>
        </w:rPr>
        <w:t xml:space="preserve"> čini osnovu za razvoj dinamičkih i skalabilnih web aplikacija.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nudi veliki broj tehnologija i biblioteka za razvoj kompleksnih aplikacija. Tehnologije</w:t>
      </w:r>
      <w:r>
        <w:rPr>
          <w:rFonts w:ascii="Times New Roman" w:hAnsi="Times New Roman" w:cs="Times New Roman"/>
          <w:sz w:val="24"/>
          <w:szCs w:val="24"/>
          <w:lang w:val="sr-Latn-BA"/>
        </w:rPr>
        <w:t xml:space="preserve"> za razvoj</w:t>
      </w:r>
      <w:r w:rsidRPr="00052F8A">
        <w:rPr>
          <w:rFonts w:ascii="Times New Roman" w:hAnsi="Times New Roman" w:cs="Times New Roman"/>
          <w:sz w:val="24"/>
          <w:szCs w:val="24"/>
          <w:lang w:val="sr-Latn-BA"/>
        </w:rPr>
        <w:t xml:space="preserve">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aplikacija koje su bazirane na </w:t>
      </w:r>
      <w:r w:rsidRPr="000B5CA6">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-u, vremenom su post</w:t>
      </w:r>
      <w:r>
        <w:rPr>
          <w:rFonts w:ascii="Times New Roman" w:hAnsi="Times New Roman" w:cs="Times New Roman"/>
          <w:sz w:val="24"/>
          <w:szCs w:val="24"/>
          <w:lang w:val="sr-Latn-BA"/>
        </w:rPr>
        <w:t>a</w:t>
      </w:r>
      <w:r w:rsidRPr="00052F8A">
        <w:rPr>
          <w:rFonts w:ascii="Times New Roman" w:hAnsi="Times New Roman" w:cs="Times New Roman"/>
          <w:sz w:val="24"/>
          <w:szCs w:val="24"/>
          <w:lang w:val="sr-Latn-BA"/>
        </w:rPr>
        <w:t xml:space="preserve">le sve naprednije i jednostavnije za korištenje. Prednost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-a je ta što se može koristiti za razvoj i klijentske i s</w:t>
      </w:r>
      <w:r>
        <w:rPr>
          <w:rFonts w:ascii="Times New Roman" w:hAnsi="Times New Roman" w:cs="Times New Roman"/>
          <w:sz w:val="24"/>
          <w:szCs w:val="24"/>
          <w:lang w:val="sr-Latn-BA"/>
        </w:rPr>
        <w:t>e</w:t>
      </w:r>
      <w:r w:rsidRPr="00052F8A">
        <w:rPr>
          <w:rFonts w:ascii="Times New Roman" w:hAnsi="Times New Roman" w:cs="Times New Roman"/>
          <w:sz w:val="24"/>
          <w:szCs w:val="24"/>
          <w:lang w:val="sr-Latn-BA"/>
        </w:rPr>
        <w:t xml:space="preserve">rverske strane </w:t>
      </w:r>
      <w:r w:rsidRPr="005974DF">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aplikacija.</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lang w:val="sr-Latn-BA"/>
        </w:rPr>
        <w:t>U drugom poglavlju je opisan HTML jezik</w:t>
      </w:r>
      <w:r>
        <w:rPr>
          <w:rFonts w:ascii="Times New Roman" w:hAnsi="Times New Roman" w:cs="Times New Roman"/>
          <w:sz w:val="24"/>
          <w:szCs w:val="24"/>
          <w:lang w:val="sr-Latn-BA"/>
        </w:rPr>
        <w:t>,</w:t>
      </w:r>
      <w:r w:rsidRPr="00052F8A">
        <w:rPr>
          <w:rFonts w:ascii="Times New Roman" w:hAnsi="Times New Roman" w:cs="Times New Roman"/>
          <w:sz w:val="24"/>
          <w:szCs w:val="24"/>
          <w:lang w:val="sr-Latn-BA"/>
        </w:rPr>
        <w:t xml:space="preserve"> bez koga izrada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stranica i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aplikacija nije moguća. Koristi se za opis strukture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stranica. Opisani su najznačajniji tagovi i atributi, te dati jednostavni primjeri njihove primjene. Takođe, opisana je i posljednja verzija ovog standarda.</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lang w:val="sr-Latn-BA"/>
        </w:rPr>
        <w:t xml:space="preserve">U trećem poglavlju dat je opis CSS3 kao posljednje verzije CSS tehnologije za definisanje stila i izgleda </w:t>
      </w:r>
      <w:r w:rsidRPr="00052F8A">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stranica. </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lang w:val="sr-Latn-BA"/>
        </w:rPr>
        <w:t xml:space="preserve">U četvrtom poglavlju opisan je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programski jezik za razvoj web aplikacija. Dat je kratak uvod u kome se opisuje na koji nači</w:t>
      </w:r>
      <w:r>
        <w:rPr>
          <w:rFonts w:ascii="Times New Roman" w:hAnsi="Times New Roman" w:cs="Times New Roman"/>
          <w:sz w:val="24"/>
          <w:szCs w:val="24"/>
          <w:lang w:val="sr-Latn-BA"/>
        </w:rPr>
        <w:t>n</w:t>
      </w:r>
      <w:r w:rsidRPr="00052F8A">
        <w:rPr>
          <w:rFonts w:ascii="Times New Roman" w:hAnsi="Times New Roman" w:cs="Times New Roman"/>
          <w:sz w:val="24"/>
          <w:szCs w:val="24"/>
          <w:lang w:val="sr-Latn-BA"/>
        </w:rPr>
        <w:t xml:space="preserve"> se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 može koristiti i kako je na</w:t>
      </w:r>
      <w:r>
        <w:rPr>
          <w:rFonts w:ascii="Times New Roman" w:hAnsi="Times New Roman" w:cs="Times New Roman"/>
          <w:sz w:val="24"/>
          <w:szCs w:val="24"/>
          <w:lang w:val="sr-Latn-BA"/>
        </w:rPr>
        <w:t>stao. Zatim su date osobine ovog</w:t>
      </w:r>
      <w:r w:rsidRPr="00052F8A">
        <w:rPr>
          <w:rFonts w:ascii="Times New Roman" w:hAnsi="Times New Roman" w:cs="Times New Roman"/>
          <w:sz w:val="24"/>
          <w:szCs w:val="24"/>
          <w:lang w:val="sr-Latn-BA"/>
        </w:rPr>
        <w:t xml:space="preserve"> jezika, zajedno sa primjerima. Opisani su događaji u </w:t>
      </w:r>
      <w:r w:rsidRPr="005974DF">
        <w:rPr>
          <w:rFonts w:ascii="Times New Roman" w:hAnsi="Times New Roman" w:cs="Times New Roman"/>
          <w:i/>
          <w:sz w:val="24"/>
          <w:szCs w:val="24"/>
          <w:lang w:val="sr-Latn-BA"/>
        </w:rPr>
        <w:t>JavaScript</w:t>
      </w:r>
      <w:r>
        <w:rPr>
          <w:rFonts w:ascii="Times New Roman" w:hAnsi="Times New Roman" w:cs="Times New Roman"/>
          <w:i/>
          <w:sz w:val="24"/>
          <w:szCs w:val="24"/>
          <w:lang w:val="sr-Latn-BA"/>
        </w:rPr>
        <w:t>-</w:t>
      </w:r>
      <w:r>
        <w:rPr>
          <w:rFonts w:ascii="Times New Roman" w:hAnsi="Times New Roman" w:cs="Times New Roman"/>
          <w:sz w:val="24"/>
          <w:szCs w:val="24"/>
          <w:lang w:val="sr-Latn-BA"/>
        </w:rPr>
        <w:t>u</w:t>
      </w:r>
      <w:r w:rsidRPr="00052F8A">
        <w:rPr>
          <w:rFonts w:ascii="Times New Roman" w:hAnsi="Times New Roman" w:cs="Times New Roman"/>
          <w:sz w:val="24"/>
          <w:szCs w:val="24"/>
          <w:lang w:val="sr-Latn-BA"/>
        </w:rPr>
        <w:t xml:space="preserve"> koji se koriste za asinhrono izvršavanje programa.</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lang w:val="sr-Latn-BA"/>
        </w:rPr>
      </w:pPr>
      <w:r w:rsidRPr="00052F8A">
        <w:rPr>
          <w:rFonts w:ascii="Times New Roman" w:hAnsi="Times New Roman" w:cs="Times New Roman"/>
          <w:sz w:val="24"/>
          <w:szCs w:val="24"/>
          <w:lang w:val="sr-Latn-BA"/>
        </w:rPr>
        <w:t xml:space="preserve">U petom poglavlju opisana je tehnologija bazirana na </w:t>
      </w:r>
      <w:r w:rsidRPr="005974DF">
        <w:rPr>
          <w:rFonts w:ascii="Times New Roman" w:hAnsi="Times New Roman" w:cs="Times New Roman"/>
          <w:i/>
          <w:sz w:val="24"/>
          <w:szCs w:val="24"/>
          <w:lang w:val="sr-Latn-BA"/>
        </w:rPr>
        <w:t>JavaScript</w:t>
      </w:r>
      <w:r w:rsidRPr="00052F8A">
        <w:rPr>
          <w:rFonts w:ascii="Times New Roman" w:hAnsi="Times New Roman" w:cs="Times New Roman"/>
          <w:sz w:val="24"/>
          <w:szCs w:val="24"/>
          <w:lang w:val="sr-Latn-BA"/>
        </w:rPr>
        <w:t xml:space="preserve">-u za razvoj serverske strane </w:t>
      </w:r>
      <w:r w:rsidRPr="005974DF">
        <w:rPr>
          <w:rFonts w:ascii="Times New Roman" w:hAnsi="Times New Roman" w:cs="Times New Roman"/>
          <w:i/>
          <w:sz w:val="24"/>
          <w:szCs w:val="24"/>
          <w:lang w:val="sr-Latn-BA"/>
        </w:rPr>
        <w:t>web</w:t>
      </w:r>
      <w:r w:rsidRPr="00052F8A">
        <w:rPr>
          <w:rFonts w:ascii="Times New Roman" w:hAnsi="Times New Roman" w:cs="Times New Roman"/>
          <w:sz w:val="24"/>
          <w:szCs w:val="24"/>
          <w:lang w:val="sr-Latn-BA"/>
        </w:rPr>
        <w:t xml:space="preserve"> aplikacije. Dat je pregled svih komponenti ove tehnologije koje su potrebne za razvoj aplikacije koja se zasniva na događajima.</w:t>
      </w:r>
    </w:p>
    <w:p w:rsidR="00FA40B9" w:rsidRPr="00052F8A" w:rsidRDefault="00FA40B9" w:rsidP="007E47E4">
      <w:pPr>
        <w:spacing w:after="0" w:line="240" w:lineRule="auto"/>
        <w:ind w:firstLine="720"/>
        <w:jc w:val="both"/>
        <w:rPr>
          <w:rFonts w:ascii="Times New Roman" w:hAnsi="Times New Roman" w:cs="Times New Roman"/>
          <w:sz w:val="24"/>
          <w:szCs w:val="24"/>
          <w:lang w:val="sr-Latn-BA"/>
        </w:rPr>
      </w:pPr>
    </w:p>
    <w:p w:rsidR="00A20D00" w:rsidRDefault="00A20D00" w:rsidP="007E47E4">
      <w:pPr>
        <w:spacing w:after="0" w:line="240" w:lineRule="auto"/>
        <w:ind w:firstLine="720"/>
        <w:jc w:val="both"/>
        <w:rPr>
          <w:rFonts w:ascii="Times New Roman" w:hAnsi="Times New Roman" w:cs="Times New Roman"/>
          <w:sz w:val="24"/>
          <w:szCs w:val="24"/>
        </w:rPr>
      </w:pPr>
      <w:r w:rsidRPr="00052F8A">
        <w:rPr>
          <w:rFonts w:ascii="Times New Roman" w:hAnsi="Times New Roman" w:cs="Times New Roman"/>
          <w:sz w:val="24"/>
          <w:szCs w:val="24"/>
        </w:rPr>
        <w:t xml:space="preserve">Sadržaj šestog poglavlja je opis </w:t>
      </w:r>
      <w:r w:rsidRPr="005974DF">
        <w:rPr>
          <w:rFonts w:ascii="Times New Roman" w:hAnsi="Times New Roman" w:cs="Times New Roman"/>
          <w:i/>
          <w:sz w:val="24"/>
          <w:szCs w:val="24"/>
        </w:rPr>
        <w:t>TypeScript</w:t>
      </w:r>
      <w:r w:rsidRPr="00052F8A">
        <w:rPr>
          <w:rFonts w:ascii="Times New Roman" w:hAnsi="Times New Roman" w:cs="Times New Roman"/>
          <w:sz w:val="24"/>
          <w:szCs w:val="24"/>
        </w:rPr>
        <w:t xml:space="preserve"> jezika kao proširenje </w:t>
      </w:r>
      <w:r w:rsidRPr="005974DF">
        <w:rPr>
          <w:rFonts w:ascii="Times New Roman" w:hAnsi="Times New Roman" w:cs="Times New Roman"/>
          <w:i/>
          <w:sz w:val="24"/>
          <w:szCs w:val="24"/>
        </w:rPr>
        <w:t>JavaScript</w:t>
      </w:r>
      <w:r w:rsidRPr="00052F8A">
        <w:rPr>
          <w:rFonts w:ascii="Times New Roman" w:hAnsi="Times New Roman" w:cs="Times New Roman"/>
          <w:sz w:val="24"/>
          <w:szCs w:val="24"/>
        </w:rPr>
        <w:t xml:space="preserve"> jezika. Dati su ciljevi </w:t>
      </w:r>
      <w:r w:rsidRPr="005974DF">
        <w:rPr>
          <w:rFonts w:ascii="Times New Roman" w:hAnsi="Times New Roman" w:cs="Times New Roman"/>
          <w:i/>
          <w:sz w:val="24"/>
          <w:szCs w:val="24"/>
        </w:rPr>
        <w:t>T</w:t>
      </w:r>
      <w:bookmarkStart w:id="1" w:name="_GoBack"/>
      <w:bookmarkEnd w:id="1"/>
      <w:r w:rsidRPr="005974DF">
        <w:rPr>
          <w:rFonts w:ascii="Times New Roman" w:hAnsi="Times New Roman" w:cs="Times New Roman"/>
          <w:i/>
          <w:sz w:val="24"/>
          <w:szCs w:val="24"/>
        </w:rPr>
        <w:t>ypeScript</w:t>
      </w:r>
      <w:r>
        <w:rPr>
          <w:rFonts w:ascii="Times New Roman" w:hAnsi="Times New Roman" w:cs="Times New Roman"/>
          <w:sz w:val="24"/>
          <w:szCs w:val="24"/>
        </w:rPr>
        <w:t>-</w:t>
      </w:r>
      <w:r w:rsidRPr="00052F8A">
        <w:rPr>
          <w:rFonts w:ascii="Times New Roman" w:hAnsi="Times New Roman" w:cs="Times New Roman"/>
          <w:sz w:val="24"/>
          <w:szCs w:val="24"/>
        </w:rPr>
        <w:t>a, zašto se koristi i osnovne funkcionalnosti sa primjerima.</w:t>
      </w:r>
    </w:p>
    <w:p w:rsidR="00FA40B9" w:rsidRPr="00052F8A" w:rsidRDefault="00FA40B9" w:rsidP="007E47E4">
      <w:pPr>
        <w:spacing w:after="0" w:line="240" w:lineRule="auto"/>
        <w:ind w:firstLine="720"/>
        <w:jc w:val="both"/>
        <w:rPr>
          <w:rFonts w:ascii="Times New Roman" w:hAnsi="Times New Roman" w:cs="Times New Roman"/>
          <w:sz w:val="24"/>
          <w:szCs w:val="24"/>
        </w:rPr>
      </w:pPr>
    </w:p>
    <w:p w:rsidR="00A20D00" w:rsidRDefault="00A20D00" w:rsidP="007E47E4">
      <w:pPr>
        <w:spacing w:after="0" w:line="240" w:lineRule="auto"/>
        <w:jc w:val="both"/>
        <w:rPr>
          <w:rFonts w:ascii="Times New Roman" w:hAnsi="Times New Roman" w:cs="Times New Roman"/>
          <w:sz w:val="24"/>
          <w:szCs w:val="24"/>
        </w:rPr>
      </w:pPr>
      <w:r w:rsidRPr="00052F8A">
        <w:rPr>
          <w:rFonts w:ascii="Times New Roman" w:hAnsi="Times New Roman" w:cs="Times New Roman"/>
          <w:sz w:val="24"/>
          <w:szCs w:val="24"/>
        </w:rPr>
        <w:tab/>
        <w:t xml:space="preserve">U sedmom poglavlju opisana je tehnologija za razvoj klijentskih </w:t>
      </w:r>
      <w:r w:rsidRPr="005974DF">
        <w:rPr>
          <w:rFonts w:ascii="Times New Roman" w:hAnsi="Times New Roman" w:cs="Times New Roman"/>
          <w:i/>
          <w:sz w:val="24"/>
          <w:szCs w:val="24"/>
        </w:rPr>
        <w:t>web</w:t>
      </w:r>
      <w:r w:rsidRPr="00052F8A">
        <w:rPr>
          <w:rFonts w:ascii="Times New Roman" w:hAnsi="Times New Roman" w:cs="Times New Roman"/>
          <w:sz w:val="24"/>
          <w:szCs w:val="24"/>
        </w:rPr>
        <w:t xml:space="preserve"> aplikacija. Ova tehnologija je bazirana na </w:t>
      </w:r>
      <w:r w:rsidRPr="005974DF">
        <w:rPr>
          <w:rFonts w:ascii="Times New Roman" w:hAnsi="Times New Roman" w:cs="Times New Roman"/>
          <w:i/>
          <w:sz w:val="24"/>
          <w:szCs w:val="24"/>
        </w:rPr>
        <w:t>TypeScript</w:t>
      </w:r>
      <w:r w:rsidRPr="00052F8A">
        <w:rPr>
          <w:rFonts w:ascii="Times New Roman" w:hAnsi="Times New Roman" w:cs="Times New Roman"/>
          <w:sz w:val="24"/>
          <w:szCs w:val="24"/>
        </w:rPr>
        <w:t>-u i HTML-u.</w:t>
      </w:r>
      <w:r>
        <w:rPr>
          <w:rFonts w:ascii="Times New Roman" w:hAnsi="Times New Roman" w:cs="Times New Roman"/>
          <w:sz w:val="24"/>
          <w:szCs w:val="24"/>
        </w:rPr>
        <w:t xml:space="preserve"> Dat je uvod o samoj tehnologiji, a zatim su opisani elemeti koji čine aplikaciju koja se razvija u ovoj tehnologiji.</w:t>
      </w:r>
    </w:p>
    <w:p w:rsidR="008F30C8" w:rsidRDefault="008F30C8" w:rsidP="007E47E4">
      <w:pPr>
        <w:spacing w:after="0" w:line="240" w:lineRule="auto"/>
        <w:jc w:val="both"/>
        <w:rPr>
          <w:rFonts w:ascii="Times New Roman" w:hAnsi="Times New Roman" w:cs="Times New Roman"/>
          <w:sz w:val="24"/>
          <w:szCs w:val="24"/>
        </w:rPr>
      </w:pPr>
    </w:p>
    <w:p w:rsidR="008F30C8" w:rsidRPr="008F30C8" w:rsidRDefault="008F30C8" w:rsidP="007E47E4">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U osmom poglavlju opisan je razvojni okvir </w:t>
      </w:r>
      <w:r>
        <w:rPr>
          <w:rFonts w:ascii="Times New Roman" w:hAnsi="Times New Roman" w:cs="Times New Roman"/>
          <w:sz w:val="24"/>
          <w:szCs w:val="24"/>
          <w:lang w:val="sr-Latn-BA"/>
        </w:rPr>
        <w:t>pomoću kojeg se kreiraju mobilne aplikacije. Dat je uvid u arhitekturu i komponente ovog razvojnog okvira.</w:t>
      </w:r>
    </w:p>
    <w:p w:rsidR="00A20D00" w:rsidRDefault="00A20D00" w:rsidP="007E47E4">
      <w:pPr>
        <w:spacing w:after="0" w:line="240" w:lineRule="auto"/>
        <w:jc w:val="both"/>
        <w:rPr>
          <w:rFonts w:ascii="Times New Roman" w:hAnsi="Times New Roman" w:cs="Times New Roman"/>
          <w:sz w:val="24"/>
          <w:szCs w:val="24"/>
        </w:rPr>
      </w:pPr>
    </w:p>
    <w:p w:rsidR="00A20D00" w:rsidRDefault="00A20D00" w:rsidP="007E47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Sadržaj </w:t>
      </w:r>
      <w:r w:rsidR="00060292">
        <w:rPr>
          <w:rFonts w:ascii="Times New Roman" w:hAnsi="Times New Roman" w:cs="Times New Roman"/>
          <w:sz w:val="24"/>
          <w:szCs w:val="24"/>
        </w:rPr>
        <w:t>devetog</w:t>
      </w:r>
      <w:r>
        <w:rPr>
          <w:rFonts w:ascii="Times New Roman" w:hAnsi="Times New Roman" w:cs="Times New Roman"/>
          <w:sz w:val="24"/>
          <w:szCs w:val="24"/>
        </w:rPr>
        <w:t xml:space="preserve"> poglavlja je opis implementacije praktičnog dijela rada. Opisane su funkcionalnosti aplikacije i način na koji su realizovane. U ovom poglavlju opisane su performanse i skalabilnost aplikacije, dok je u posljednjem, </w:t>
      </w:r>
      <w:r w:rsidR="00060292">
        <w:rPr>
          <w:rFonts w:ascii="Times New Roman" w:hAnsi="Times New Roman" w:cs="Times New Roman"/>
          <w:sz w:val="24"/>
          <w:szCs w:val="24"/>
        </w:rPr>
        <w:t>desetom</w:t>
      </w:r>
      <w:r>
        <w:rPr>
          <w:rFonts w:ascii="Times New Roman" w:hAnsi="Times New Roman" w:cs="Times New Roman"/>
          <w:sz w:val="24"/>
          <w:szCs w:val="24"/>
        </w:rPr>
        <w:t xml:space="preserve"> poglavlju dat zaključak.</w:t>
      </w:r>
    </w:p>
    <w:p w:rsidR="00A20D00" w:rsidRDefault="00A20D00" w:rsidP="007E47E4">
      <w:pPr>
        <w:spacing w:after="0" w:line="240" w:lineRule="auto"/>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FA40B9" w:rsidRDefault="00FA40B9" w:rsidP="00A20D00">
      <w:pPr>
        <w:jc w:val="both"/>
        <w:rPr>
          <w:rFonts w:ascii="Times New Roman" w:hAnsi="Times New Roman" w:cs="Times New Roman"/>
          <w:sz w:val="24"/>
          <w:szCs w:val="24"/>
        </w:rPr>
      </w:pPr>
    </w:p>
    <w:p w:rsidR="00FA40B9" w:rsidRPr="00A108EB" w:rsidRDefault="00FA40B9" w:rsidP="00A20D00">
      <w:pPr>
        <w:jc w:val="both"/>
        <w:rPr>
          <w:rFonts w:ascii="Times New Roman" w:hAnsi="Times New Roman" w:cs="Times New Roman"/>
          <w:sz w:val="24"/>
          <w:szCs w:val="24"/>
        </w:rPr>
      </w:pPr>
    </w:p>
    <w:p w:rsidR="00A20D00" w:rsidRDefault="00A20D00" w:rsidP="007E47E4">
      <w:pPr>
        <w:pStyle w:val="Heading1"/>
        <w:spacing w:line="240" w:lineRule="auto"/>
        <w:jc w:val="both"/>
      </w:pPr>
      <w:bookmarkStart w:id="2" w:name="_Toc9960898"/>
      <w:r w:rsidRPr="00572922">
        <w:rPr>
          <w:rFonts w:ascii="Times New Roman" w:hAnsi="Times New Roman" w:cs="Times New Roman"/>
        </w:rPr>
        <w:lastRenderedPageBreak/>
        <w:t>HTML</w:t>
      </w:r>
      <w:bookmarkEnd w:id="2"/>
    </w:p>
    <w:p w:rsidR="00A20D00" w:rsidRDefault="00A20D00" w:rsidP="007E47E4">
      <w:pPr>
        <w:spacing w:after="0" w:line="240" w:lineRule="auto"/>
        <w:jc w:val="both"/>
      </w:pPr>
    </w:p>
    <w:p w:rsidR="00A20D00" w:rsidRDefault="00A20D00" w:rsidP="007E47E4">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HTML (eng. </w:t>
      </w:r>
      <w:r>
        <w:rPr>
          <w:rFonts w:ascii="Times New Roman" w:hAnsi="Times New Roman" w:cs="Times New Roman"/>
          <w:i/>
          <w:sz w:val="24"/>
          <w:szCs w:val="24"/>
        </w:rPr>
        <w:t>Hypertext Markup Language</w:t>
      </w:r>
      <w:r>
        <w:rPr>
          <w:rFonts w:ascii="Times New Roman" w:hAnsi="Times New Roman" w:cs="Times New Roman"/>
          <w:sz w:val="24"/>
          <w:szCs w:val="24"/>
        </w:rPr>
        <w:t xml:space="preserve">) je opisni jezik koji specifikuje strukturu </w:t>
      </w:r>
      <w:r>
        <w:rPr>
          <w:rFonts w:ascii="Times New Roman" w:hAnsi="Times New Roman" w:cs="Times New Roman"/>
          <w:i/>
          <w:sz w:val="24"/>
          <w:szCs w:val="24"/>
        </w:rPr>
        <w:t xml:space="preserve">web </w:t>
      </w:r>
      <w:r>
        <w:rPr>
          <w:rFonts w:ascii="Times New Roman" w:hAnsi="Times New Roman" w:cs="Times New Roman"/>
          <w:sz w:val="24"/>
          <w:szCs w:val="24"/>
        </w:rPr>
        <w:t>stranica. Mo</w:t>
      </w:r>
      <w:r>
        <w:rPr>
          <w:rFonts w:ascii="Times New Roman" w:hAnsi="Times New Roman" w:cs="Times New Roman"/>
          <w:sz w:val="24"/>
          <w:szCs w:val="24"/>
          <w:lang w:val="sr-Latn-BA"/>
        </w:rPr>
        <w:t xml:space="preserve">že se reći da je HTML jezik za opis </w:t>
      </w:r>
      <w:r>
        <w:rPr>
          <w:rFonts w:ascii="Times New Roman" w:hAnsi="Times New Roman" w:cs="Times New Roman"/>
          <w:i/>
          <w:sz w:val="24"/>
          <w:szCs w:val="24"/>
        </w:rPr>
        <w:t>hypertext</w:t>
      </w:r>
      <w:r>
        <w:rPr>
          <w:rFonts w:ascii="Times New Roman" w:hAnsi="Times New Roman" w:cs="Times New Roman"/>
          <w:sz w:val="24"/>
          <w:szCs w:val="24"/>
        </w:rPr>
        <w:t xml:space="preserve">-a, gdje </w:t>
      </w:r>
      <w:r>
        <w:rPr>
          <w:rFonts w:ascii="Times New Roman" w:hAnsi="Times New Roman" w:cs="Times New Roman"/>
          <w:i/>
          <w:sz w:val="24"/>
          <w:szCs w:val="24"/>
        </w:rPr>
        <w:t xml:space="preserve">hypertext </w:t>
      </w:r>
      <w:r>
        <w:rPr>
          <w:rFonts w:ascii="Times New Roman" w:hAnsi="Times New Roman" w:cs="Times New Roman"/>
          <w:sz w:val="24"/>
          <w:szCs w:val="24"/>
        </w:rPr>
        <w:t>predstavlja tekst koji sadrži veze ka drugim stranicama ili ka segmentima stranice na kojoj se nalaze. HTML je prilično jednostavan jezik sastavljen od elemenata koji strukturiraju dokument u logičke cjeline, formatiraju tekst i ugrađuju sadržaj kao što su slike i video zapisi na stranicu.</w:t>
      </w:r>
      <w:sdt>
        <w:sdtPr>
          <w:rPr>
            <w:rFonts w:ascii="Times New Roman" w:hAnsi="Times New Roman" w:cs="Times New Roman"/>
            <w:sz w:val="24"/>
            <w:szCs w:val="24"/>
          </w:rPr>
          <w:id w:val="-842545845"/>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Int19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E4807">
            <w:rPr>
              <w:rFonts w:ascii="Times New Roman" w:hAnsi="Times New Roman" w:cs="Times New Roman"/>
              <w:noProof/>
              <w:sz w:val="24"/>
              <w:szCs w:val="24"/>
            </w:rPr>
            <w:t>[</w:t>
          </w:r>
          <w:hyperlink w:anchor="Int19" w:history="1">
            <w:r w:rsidRPr="007E4807">
              <w:rPr>
                <w:rStyle w:val="HeaderChar"/>
                <w:rFonts w:ascii="Times New Roman" w:hAnsi="Times New Roman" w:cs="Times New Roman"/>
                <w:noProof/>
                <w:sz w:val="24"/>
                <w:szCs w:val="24"/>
              </w:rPr>
              <w:t>1</w:t>
            </w:r>
          </w:hyperlink>
          <w:r w:rsidRPr="007E4807">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7E47E4">
      <w:pPr>
        <w:spacing w:after="0" w:line="240" w:lineRule="auto"/>
        <w:jc w:val="both"/>
        <w:rPr>
          <w:rFonts w:ascii="Times New Roman" w:hAnsi="Times New Roman" w:cs="Times New Roman"/>
          <w:sz w:val="24"/>
          <w:szCs w:val="24"/>
        </w:rPr>
      </w:pPr>
    </w:p>
    <w:p w:rsidR="00A20D00" w:rsidRDefault="00A20D00" w:rsidP="007E47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HTML dokument ili stranica se sastoji od teksta i tagova (eng. </w:t>
      </w:r>
      <w:r>
        <w:rPr>
          <w:rFonts w:ascii="Times New Roman" w:hAnsi="Times New Roman" w:cs="Times New Roman"/>
          <w:i/>
          <w:sz w:val="24"/>
          <w:szCs w:val="24"/>
        </w:rPr>
        <w:t>markups</w:t>
      </w:r>
      <w:r>
        <w:rPr>
          <w:rFonts w:ascii="Times New Roman" w:hAnsi="Times New Roman" w:cs="Times New Roman"/>
          <w:sz w:val="24"/>
          <w:szCs w:val="24"/>
        </w:rPr>
        <w:t xml:space="preserve">) koji </w:t>
      </w:r>
      <w:r>
        <w:rPr>
          <w:rFonts w:ascii="Times New Roman" w:hAnsi="Times New Roman" w:cs="Times New Roman"/>
          <w:i/>
          <w:sz w:val="24"/>
          <w:szCs w:val="24"/>
        </w:rPr>
        <w:t xml:space="preserve">web </w:t>
      </w:r>
      <w:r>
        <w:rPr>
          <w:rFonts w:ascii="Times New Roman" w:hAnsi="Times New Roman" w:cs="Times New Roman"/>
          <w:sz w:val="24"/>
          <w:szCs w:val="24"/>
        </w:rPr>
        <w:t xml:space="preserve">čitaču daju instrukcije kako da prikaže HTML stranicu. Svaki tag ima svoje ime i odgovarajuće atribute i navodi se pomoću para tagova, otvarajućeg taga </w:t>
      </w:r>
      <w:r w:rsidRPr="007B76F4">
        <w:rPr>
          <w:rFonts w:ascii="Times New Roman" w:hAnsi="Times New Roman" w:cs="Times New Roman"/>
          <w:i/>
          <w:sz w:val="24"/>
          <w:szCs w:val="24"/>
        </w:rPr>
        <w:t>&lt;ime_taga&gt;</w:t>
      </w:r>
      <w:r>
        <w:rPr>
          <w:rFonts w:ascii="Times New Roman" w:hAnsi="Times New Roman" w:cs="Times New Roman"/>
          <w:sz w:val="24"/>
          <w:szCs w:val="24"/>
        </w:rPr>
        <w:t xml:space="preserve"> i zatvarajućeg taga </w:t>
      </w:r>
      <w:r w:rsidRPr="007B76F4">
        <w:rPr>
          <w:rFonts w:ascii="Times New Roman" w:hAnsi="Times New Roman" w:cs="Times New Roman"/>
          <w:i/>
          <w:sz w:val="24"/>
          <w:szCs w:val="24"/>
        </w:rPr>
        <w:t>&lt;/ime_taga&gt;</w:t>
      </w:r>
      <w:r>
        <w:rPr>
          <w:rFonts w:ascii="Times New Roman" w:hAnsi="Times New Roman" w:cs="Times New Roman"/>
          <w:sz w:val="24"/>
          <w:szCs w:val="24"/>
        </w:rPr>
        <w:t xml:space="preserve">. Takođe postoje i prazni tagovi koji se navode na sljedeći način </w:t>
      </w:r>
      <w:r w:rsidRPr="007B76F4">
        <w:rPr>
          <w:rFonts w:ascii="Times New Roman" w:hAnsi="Times New Roman" w:cs="Times New Roman"/>
          <w:i/>
          <w:sz w:val="24"/>
          <w:szCs w:val="24"/>
        </w:rPr>
        <w:t>&lt;ime_taga/&gt;</w:t>
      </w:r>
      <w:r>
        <w:rPr>
          <w:rFonts w:ascii="Times New Roman" w:hAnsi="Times New Roman" w:cs="Times New Roman"/>
          <w:sz w:val="24"/>
          <w:szCs w:val="24"/>
        </w:rPr>
        <w:t>. Tag zajedno sa sadržajem koji se navodi između otvarajućeg i zatvarajućeg taga predstavlja element HTML dokumenta. Atributi taga se navode unutar otvarajućeg taga i njihove vrijednosti se uokviruju navodnicima. Atributi nam omogućavaju korištenje elemenata na različite načine zavisno od okolnosti. Na Slici 2.1 prikazan je primjer korištenja atributa.</w:t>
      </w:r>
    </w:p>
    <w:p w:rsidR="00A20D00" w:rsidRDefault="00A20D00" w:rsidP="00A20D00">
      <w:pPr>
        <w:spacing w:after="0" w:line="240" w:lineRule="auto"/>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57" o:spid="_x0000_s1026" type="#_x0000_t202" style="position:absolute;left:0;text-align:left;margin-left:2.25pt;margin-top:4.95pt;width:450pt;height:112.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" fillcolor="white [3201]" strokeweight=".5pt">
            <v:path arrowok="t"/>
            <v:textbox>
              <w:txbxContent>
                <w:p w:rsidR="000D75C7" w:rsidRPr="00D8791E" w:rsidRDefault="000D75C7" w:rsidP="00A20D00">
                  <w:pPr>
                    <w:shd w:val="clear" w:color="auto" w:fill="FFFFFF" w:themeFill="background1"/>
                    <w:spacing w:after="0" w:line="240" w:lineRule="auto"/>
                    <w:rPr>
                      <w:rFonts w:ascii="Courier New" w:hAnsi="Courier New" w:cs="Courier New"/>
                    </w:rPr>
                  </w:pPr>
                  <w:r w:rsidRPr="00D8791E">
                    <w:rPr>
                      <w:rFonts w:ascii="Courier New" w:hAnsi="Courier New" w:cs="Courier New"/>
                    </w:rPr>
                    <w:t>&lt;html&gt;</w:t>
                  </w:r>
                </w:p>
                <w:p w:rsidR="000D75C7" w:rsidRPr="00D8791E" w:rsidRDefault="000D75C7" w:rsidP="00A20D00">
                  <w:pPr>
                    <w:shd w:val="clear" w:color="auto" w:fill="FFFFFF" w:themeFill="background1"/>
                    <w:spacing w:after="0" w:line="240" w:lineRule="auto"/>
                    <w:rPr>
                      <w:rFonts w:ascii="Courier New" w:hAnsi="Courier New" w:cs="Courier New"/>
                    </w:rPr>
                  </w:pPr>
                  <w:r w:rsidRPr="00D8791E">
                    <w:rPr>
                      <w:rFonts w:ascii="Courier New" w:hAnsi="Courier New" w:cs="Courier New"/>
                    </w:rPr>
                    <w:tab/>
                    <w:t>&lt;head&gt;</w:t>
                  </w:r>
                </w:p>
                <w:p w:rsidR="000D75C7" w:rsidRPr="00D8791E" w:rsidRDefault="000D75C7" w:rsidP="00A20D00">
                  <w:pPr>
                    <w:shd w:val="clear" w:color="auto" w:fill="FFFFFF" w:themeFill="background1"/>
                    <w:spacing w:after="0" w:line="240" w:lineRule="auto"/>
                    <w:rPr>
                      <w:rFonts w:ascii="Courier New" w:hAnsi="Courier New" w:cs="Courier New"/>
                    </w:rPr>
                  </w:pPr>
                  <w:r w:rsidRPr="00D8791E">
                    <w:rPr>
                      <w:rFonts w:ascii="Courier New" w:hAnsi="Courier New" w:cs="Courier New"/>
                    </w:rPr>
                    <w:tab/>
                  </w:r>
                  <w:r w:rsidRPr="00D8791E">
                    <w:rPr>
                      <w:rFonts w:ascii="Courier New" w:hAnsi="Courier New" w:cs="Courier New"/>
                    </w:rPr>
                    <w:tab/>
                    <w:t>&lt;title&gt;Primjer&lt;/title&gt;</w:t>
                  </w:r>
                  <w:r w:rsidRPr="00D8791E">
                    <w:rPr>
                      <w:rFonts w:ascii="Courier New" w:hAnsi="Courier New" w:cs="Courier New"/>
                    </w:rPr>
                    <w:tab/>
                  </w:r>
                </w:p>
                <w:p w:rsidR="000D75C7" w:rsidRPr="00D8791E" w:rsidRDefault="000D75C7" w:rsidP="00A20D00">
                  <w:pPr>
                    <w:shd w:val="clear" w:color="auto" w:fill="FFFFFF" w:themeFill="background1"/>
                    <w:spacing w:after="0" w:line="240" w:lineRule="auto"/>
                    <w:ind w:firstLine="720"/>
                    <w:rPr>
                      <w:rFonts w:ascii="Courier New" w:hAnsi="Courier New" w:cs="Courier New"/>
                    </w:rPr>
                  </w:pPr>
                  <w:r w:rsidRPr="00D8791E">
                    <w:rPr>
                      <w:rFonts w:ascii="Courier New" w:hAnsi="Courier New" w:cs="Courier New"/>
                    </w:rPr>
                    <w:t>&lt;/head&gt;</w:t>
                  </w:r>
                </w:p>
                <w:p w:rsidR="000D75C7" w:rsidRPr="00D8791E" w:rsidRDefault="000D75C7" w:rsidP="00A20D00">
                  <w:pPr>
                    <w:shd w:val="clear" w:color="auto" w:fill="FFFFFF" w:themeFill="background1"/>
                    <w:spacing w:after="0" w:line="240" w:lineRule="auto"/>
                    <w:ind w:firstLine="720"/>
                    <w:rPr>
                      <w:rFonts w:ascii="Courier New" w:hAnsi="Courier New" w:cs="Courier New"/>
                    </w:rPr>
                  </w:pPr>
                  <w:r w:rsidRPr="00D8791E">
                    <w:rPr>
                      <w:rFonts w:ascii="Courier New" w:hAnsi="Courier New" w:cs="Courier New"/>
                    </w:rPr>
                    <w:t>&lt;body&gt;</w:t>
                  </w:r>
                </w:p>
                <w:p w:rsidR="000D75C7" w:rsidRPr="00D8791E" w:rsidRDefault="000D75C7" w:rsidP="00A20D00">
                  <w:pPr>
                    <w:spacing w:after="0" w:line="240" w:lineRule="auto"/>
                    <w:rPr>
                      <w:rFonts w:ascii="Courier New" w:hAnsi="Courier New" w:cs="Courier New"/>
                    </w:rPr>
                  </w:pPr>
                  <w:r w:rsidRPr="00D8791E">
                    <w:rPr>
                      <w:rFonts w:ascii="Courier New" w:hAnsi="Courier New" w:cs="Courier New"/>
                    </w:rPr>
                    <w:tab/>
                  </w:r>
                  <w:r w:rsidRPr="00D8791E">
                    <w:rPr>
                      <w:rFonts w:ascii="Courier New" w:hAnsi="Courier New" w:cs="Courier New"/>
                    </w:rPr>
                    <w:tab/>
                    <w:t>&lt;img src=”img.jpg” alt=”slika”/&gt;</w:t>
                  </w:r>
                </w:p>
                <w:p w:rsidR="000D75C7" w:rsidRPr="00D8791E" w:rsidRDefault="000D75C7" w:rsidP="00A20D00">
                  <w:pPr>
                    <w:shd w:val="clear" w:color="auto" w:fill="FFFFFF" w:themeFill="background1"/>
                    <w:spacing w:after="0" w:line="240" w:lineRule="auto"/>
                    <w:ind w:firstLine="720"/>
                    <w:rPr>
                      <w:rFonts w:ascii="Courier New" w:hAnsi="Courier New" w:cs="Courier New"/>
                    </w:rPr>
                  </w:pPr>
                  <w:r w:rsidRPr="00D8791E">
                    <w:rPr>
                      <w:rFonts w:ascii="Courier New" w:hAnsi="Courier New" w:cs="Courier New"/>
                    </w:rPr>
                    <w:t>&lt;/body&gt;</w:t>
                  </w:r>
                </w:p>
                <w:p w:rsidR="000D75C7" w:rsidRPr="00D8791E" w:rsidRDefault="000D75C7" w:rsidP="00A20D00">
                  <w:pPr>
                    <w:shd w:val="clear" w:color="auto" w:fill="FFFFFF" w:themeFill="background1"/>
                    <w:spacing w:after="0" w:line="240" w:lineRule="auto"/>
                    <w:rPr>
                      <w:rFonts w:ascii="Courier New" w:hAnsi="Courier New" w:cs="Courier New"/>
                    </w:rPr>
                  </w:pPr>
                  <w:r w:rsidRPr="00D8791E">
                    <w:rPr>
                      <w:rFonts w:ascii="Courier New" w:hAnsi="Courier New" w:cs="Courier New"/>
                    </w:rPr>
                    <w:t>&lt;/html&gt;</w:t>
                  </w:r>
                </w:p>
                <w:p w:rsidR="000D75C7" w:rsidRDefault="000D75C7" w:rsidP="00A20D00"/>
              </w:txbxContent>
            </v:textbox>
          </v:shape>
        </w:pict>
      </w:r>
    </w:p>
    <w:p w:rsidR="00A20D00" w:rsidRPr="00316656" w:rsidRDefault="00A20D00" w:rsidP="00A20D00">
      <w:pPr>
        <w:jc w:val="both"/>
        <w:rPr>
          <w:rFonts w:ascii="Times New Roman" w:hAnsi="Times New Roman" w:cs="Times New Roman"/>
          <w:sz w:val="24"/>
          <w:szCs w:val="24"/>
        </w:rPr>
      </w:pPr>
      <w:r>
        <w:rPr>
          <w:rFonts w:ascii="Times New Roman" w:hAnsi="Times New Roman" w:cs="Times New Roman"/>
          <w:sz w:val="24"/>
          <w:szCs w:val="24"/>
        </w:rPr>
        <w:tab/>
      </w:r>
    </w:p>
    <w:p w:rsidR="00A20D00" w:rsidRPr="00316656" w:rsidRDefault="00A20D00" w:rsidP="00A20D00">
      <w:pPr>
        <w:jc w:val="both"/>
      </w:pPr>
    </w:p>
    <w:p w:rsidR="00A20D00" w:rsidRPr="00F24121" w:rsidRDefault="00A20D00" w:rsidP="00A20D00">
      <w:pPr>
        <w:jc w:val="both"/>
      </w:pPr>
    </w:p>
    <w:p w:rsidR="00A20D00" w:rsidRDefault="00A20D00" w:rsidP="00A20D00">
      <w:pPr>
        <w:jc w:val="both"/>
      </w:pPr>
    </w:p>
    <w:p w:rsidR="00A20D00" w:rsidRDefault="0010006C" w:rsidP="00A20D00">
      <w:pPr>
        <w:jc w:val="both"/>
      </w:pPr>
      <w:r>
        <w:rPr>
          <w:noProof/>
        </w:rPr>
        <w:pict>
          <v:shape id="Text Box 1" o:spid="_x0000_s1027" type="#_x0000_t202" style="position:absolute;left:0;text-align:left;margin-left:6pt;margin-top:17.05pt;width:446.25pt;height:17.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" stroked="f">
            <v:path arrowok="t"/>
            <v:textbox inset="0,0,0,0">
              <w:txbxContent>
                <w:p w:rsidR="000D75C7" w:rsidRPr="00986110" w:rsidRDefault="000D75C7" w:rsidP="00A20D00">
                  <w:pPr>
                    <w:pStyle w:val="Caption"/>
                    <w:spacing w:after="0"/>
                    <w:jc w:val="center"/>
                    <w:rPr>
                      <w:rFonts w:ascii="Times New Roman" w:hAnsi="Times New Roman" w:cs="Times New Roman"/>
                      <w:i/>
                      <w:noProof/>
                      <w:sz w:val="24"/>
                      <w:szCs w:val="24"/>
                    </w:rPr>
                  </w:pPr>
                  <w:r w:rsidRPr="00986110">
                    <w:rPr>
                      <w:rFonts w:ascii="Times New Roman" w:hAnsi="Times New Roman" w:cs="Times New Roman"/>
                      <w:i/>
                    </w:rPr>
                    <w:t xml:space="preserve">Slika 2.1 </w:t>
                  </w:r>
                  <w:r>
                    <w:rPr>
                      <w:rFonts w:ascii="Times New Roman" w:hAnsi="Times New Roman" w:cs="Times New Roman"/>
                      <w:i/>
                    </w:rPr>
                    <w:t>– Primjer korištenja atributa u HTML-u</w:t>
                  </w:r>
                </w:p>
              </w:txbxContent>
            </v:textbox>
          </v:shape>
        </w:pict>
      </w:r>
    </w:p>
    <w:p w:rsidR="00A20D00" w:rsidRPr="00316656" w:rsidRDefault="00A20D00" w:rsidP="001D6452">
      <w:pPr>
        <w:spacing w:after="0" w:line="240" w:lineRule="auto"/>
        <w:jc w:val="both"/>
      </w:pPr>
    </w:p>
    <w:p w:rsidR="00A20D00" w:rsidRDefault="00A20D00" w:rsidP="001D645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Tag </w:t>
      </w:r>
      <w:r w:rsidRPr="007B76F4">
        <w:rPr>
          <w:rFonts w:ascii="Times New Roman" w:hAnsi="Times New Roman" w:cs="Times New Roman"/>
          <w:i/>
          <w:sz w:val="24"/>
          <w:szCs w:val="24"/>
        </w:rPr>
        <w:t>&lt;img/&gt;</w:t>
      </w:r>
      <w:r>
        <w:rPr>
          <w:rFonts w:ascii="Times New Roman" w:hAnsi="Times New Roman" w:cs="Times New Roman"/>
          <w:sz w:val="24"/>
          <w:szCs w:val="24"/>
        </w:rPr>
        <w:t xml:space="preserve"> u HTML datoteci definiše prikazivanje slike, gdje atribut </w:t>
      </w:r>
      <w:r w:rsidRPr="007B76F4">
        <w:rPr>
          <w:rFonts w:ascii="Times New Roman" w:hAnsi="Times New Roman" w:cs="Times New Roman"/>
          <w:i/>
          <w:sz w:val="24"/>
          <w:szCs w:val="24"/>
        </w:rPr>
        <w:t>src</w:t>
      </w:r>
      <w:r>
        <w:rPr>
          <w:rFonts w:ascii="Times New Roman" w:hAnsi="Times New Roman" w:cs="Times New Roman"/>
          <w:sz w:val="24"/>
          <w:szCs w:val="24"/>
        </w:rPr>
        <w:t xml:space="preserve"> definiše ime slike ili putanju do slike koja se treba prikazati, a atribut </w:t>
      </w:r>
      <w:r w:rsidRPr="007B76F4">
        <w:rPr>
          <w:rFonts w:ascii="Times New Roman" w:hAnsi="Times New Roman" w:cs="Times New Roman"/>
          <w:i/>
          <w:sz w:val="24"/>
          <w:szCs w:val="24"/>
        </w:rPr>
        <w:t>alt</w:t>
      </w:r>
      <w:r>
        <w:rPr>
          <w:rFonts w:ascii="Times New Roman" w:hAnsi="Times New Roman" w:cs="Times New Roman"/>
          <w:sz w:val="24"/>
          <w:szCs w:val="24"/>
        </w:rPr>
        <w:t xml:space="preserve"> definiše tekst koji će biti ispisan ukoliko slika iz nekog razloga nije učitana.</w:t>
      </w:r>
    </w:p>
    <w:p w:rsidR="00A20D00" w:rsidRDefault="00A20D00" w:rsidP="001D6452">
      <w:pPr>
        <w:spacing w:after="0" w:line="240" w:lineRule="auto"/>
        <w:jc w:val="both"/>
        <w:rPr>
          <w:rFonts w:ascii="Times New Roman" w:hAnsi="Times New Roman" w:cs="Times New Roman"/>
          <w:sz w:val="24"/>
          <w:szCs w:val="24"/>
        </w:rPr>
      </w:pPr>
    </w:p>
    <w:p w:rsidR="00A20D00" w:rsidRPr="003E2B24" w:rsidRDefault="00A20D00" w:rsidP="001D6452">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rPr>
        <w:t xml:space="preserve">Osnovnu strukturu HTML dokumenta čine sjedeći tagovi: </w:t>
      </w:r>
      <w:r w:rsidRPr="007B76F4">
        <w:rPr>
          <w:rFonts w:ascii="Times New Roman" w:hAnsi="Times New Roman" w:cs="Times New Roman"/>
          <w:i/>
          <w:sz w:val="24"/>
          <w:szCs w:val="24"/>
        </w:rPr>
        <w:t>&lt;html&gt;</w:t>
      </w:r>
      <w:r>
        <w:rPr>
          <w:rFonts w:ascii="Times New Roman" w:hAnsi="Times New Roman" w:cs="Times New Roman"/>
          <w:sz w:val="24"/>
          <w:szCs w:val="24"/>
        </w:rPr>
        <w:t xml:space="preserve">, </w:t>
      </w:r>
      <w:r w:rsidRPr="007B76F4">
        <w:rPr>
          <w:rFonts w:ascii="Times New Roman" w:hAnsi="Times New Roman" w:cs="Times New Roman"/>
          <w:i/>
          <w:sz w:val="24"/>
          <w:szCs w:val="24"/>
        </w:rPr>
        <w:t>&lt;head&gt;</w:t>
      </w:r>
      <w:r>
        <w:rPr>
          <w:rFonts w:ascii="Times New Roman" w:hAnsi="Times New Roman" w:cs="Times New Roman"/>
          <w:sz w:val="24"/>
          <w:szCs w:val="24"/>
        </w:rPr>
        <w:t xml:space="preserve"> i </w:t>
      </w:r>
      <w:r w:rsidRPr="007B76F4">
        <w:rPr>
          <w:rFonts w:ascii="Times New Roman" w:hAnsi="Times New Roman" w:cs="Times New Roman"/>
          <w:i/>
          <w:sz w:val="24"/>
          <w:szCs w:val="24"/>
        </w:rPr>
        <w:t>&lt;body&gt;</w:t>
      </w:r>
      <w:r w:rsidRPr="002F2771">
        <w:rPr>
          <w:rFonts w:ascii="Times New Roman" w:hAnsi="Times New Roman" w:cs="Times New Roman"/>
          <w:sz w:val="24"/>
          <w:szCs w:val="24"/>
        </w:rPr>
        <w:t>.</w:t>
      </w:r>
      <w:r>
        <w:rPr>
          <w:rFonts w:ascii="Times New Roman" w:hAnsi="Times New Roman" w:cs="Times New Roman"/>
          <w:sz w:val="24"/>
          <w:szCs w:val="24"/>
        </w:rPr>
        <w:t xml:space="preserve"> Svaki HTML dokument počinje </w:t>
      </w:r>
      <w:r w:rsidRPr="007B76F4">
        <w:rPr>
          <w:rFonts w:ascii="Times New Roman" w:hAnsi="Times New Roman" w:cs="Times New Roman"/>
          <w:i/>
          <w:sz w:val="24"/>
          <w:szCs w:val="24"/>
        </w:rPr>
        <w:t>&lt;html&gt;</w:t>
      </w:r>
      <w:r>
        <w:rPr>
          <w:rFonts w:ascii="Times New Roman" w:hAnsi="Times New Roman" w:cs="Times New Roman"/>
          <w:sz w:val="24"/>
          <w:szCs w:val="24"/>
        </w:rPr>
        <w:t xml:space="preserve"> tagom u okviru kojeg se nalaze ostali tagovi i završava </w:t>
      </w:r>
      <w:r w:rsidRPr="007B76F4">
        <w:rPr>
          <w:rFonts w:ascii="Times New Roman" w:hAnsi="Times New Roman" w:cs="Times New Roman"/>
          <w:i/>
          <w:sz w:val="24"/>
          <w:szCs w:val="24"/>
        </w:rPr>
        <w:t>&lt;/html&gt;</w:t>
      </w:r>
      <w:r>
        <w:rPr>
          <w:rFonts w:ascii="Times New Roman" w:hAnsi="Times New Roman" w:cs="Times New Roman"/>
          <w:sz w:val="24"/>
          <w:szCs w:val="24"/>
        </w:rPr>
        <w:t xml:space="preserve"> tagom. Tag </w:t>
      </w:r>
      <w:r w:rsidRPr="007B76F4">
        <w:rPr>
          <w:rFonts w:ascii="Times New Roman" w:hAnsi="Times New Roman" w:cs="Times New Roman"/>
          <w:i/>
          <w:sz w:val="24"/>
          <w:szCs w:val="24"/>
        </w:rPr>
        <w:t>&lt;head&gt;</w:t>
      </w:r>
      <w:r>
        <w:rPr>
          <w:rFonts w:ascii="Times New Roman" w:hAnsi="Times New Roman" w:cs="Times New Roman"/>
          <w:sz w:val="24"/>
          <w:szCs w:val="24"/>
        </w:rPr>
        <w:t xml:space="preserve"> sadrži metapodatke (podatke o HTML datoteci: ko je autor, ključne riječi, itd.), veze ka CSS stranicama, tag </w:t>
      </w:r>
      <w:r w:rsidRPr="007B76F4">
        <w:rPr>
          <w:rFonts w:ascii="Times New Roman" w:hAnsi="Times New Roman" w:cs="Times New Roman"/>
          <w:i/>
          <w:sz w:val="24"/>
          <w:szCs w:val="24"/>
        </w:rPr>
        <w:t>&lt;title&gt;</w:t>
      </w:r>
      <w:r>
        <w:rPr>
          <w:rFonts w:ascii="Times New Roman" w:hAnsi="Times New Roman" w:cs="Times New Roman"/>
          <w:sz w:val="24"/>
          <w:szCs w:val="24"/>
        </w:rPr>
        <w:t xml:space="preserve"> koji definiše naslov stranice. Sve što se nalazi u tagu </w:t>
      </w:r>
      <w:r w:rsidRPr="007B76F4">
        <w:rPr>
          <w:rFonts w:ascii="Times New Roman" w:hAnsi="Times New Roman" w:cs="Times New Roman"/>
          <w:i/>
          <w:sz w:val="24"/>
          <w:szCs w:val="24"/>
        </w:rPr>
        <w:t>&lt;head&gt;,</w:t>
      </w:r>
      <w:r>
        <w:rPr>
          <w:rFonts w:ascii="Times New Roman" w:hAnsi="Times New Roman" w:cs="Times New Roman"/>
          <w:sz w:val="24"/>
          <w:szCs w:val="24"/>
        </w:rPr>
        <w:t xml:space="preserve"> osim sadržaja taga </w:t>
      </w:r>
      <w:r w:rsidRPr="007B76F4">
        <w:rPr>
          <w:rFonts w:ascii="Times New Roman" w:hAnsi="Times New Roman" w:cs="Times New Roman"/>
          <w:i/>
          <w:sz w:val="24"/>
          <w:szCs w:val="24"/>
        </w:rPr>
        <w:t>&lt;title&gt;</w:t>
      </w:r>
      <w:r>
        <w:rPr>
          <w:rFonts w:ascii="Times New Roman" w:hAnsi="Times New Roman" w:cs="Times New Roman"/>
          <w:sz w:val="24"/>
          <w:szCs w:val="24"/>
        </w:rPr>
        <w:t xml:space="preserve"> neće biti prikazano kada </w:t>
      </w:r>
      <w:r>
        <w:rPr>
          <w:rFonts w:ascii="Times New Roman" w:hAnsi="Times New Roman" w:cs="Times New Roman"/>
          <w:i/>
          <w:sz w:val="24"/>
          <w:szCs w:val="24"/>
        </w:rPr>
        <w:t xml:space="preserve">web </w:t>
      </w:r>
      <w:r>
        <w:rPr>
          <w:rFonts w:ascii="Times New Roman" w:hAnsi="Times New Roman" w:cs="Times New Roman"/>
          <w:sz w:val="24"/>
          <w:szCs w:val="24"/>
        </w:rPr>
        <w:t xml:space="preserve">čitač učtita stranicu. Sadržaj taga </w:t>
      </w:r>
      <w:r w:rsidRPr="007B76F4">
        <w:rPr>
          <w:rFonts w:ascii="Times New Roman" w:hAnsi="Times New Roman" w:cs="Times New Roman"/>
          <w:i/>
          <w:sz w:val="24"/>
          <w:szCs w:val="24"/>
        </w:rPr>
        <w:t>&lt;body&gt;</w:t>
      </w:r>
      <w:r>
        <w:rPr>
          <w:rFonts w:ascii="Times New Roman" w:hAnsi="Times New Roman" w:cs="Times New Roman"/>
          <w:sz w:val="24"/>
          <w:szCs w:val="24"/>
        </w:rPr>
        <w:t xml:space="preserve"> je sve ono što će biti prikazano kada se stranica učita. Može imati atribute kojima će se specifikovati karakteristike dokumenta kao što su: boja teksta, boja pozadine ili slika pozadine, akcije koje će se izvršiti kada se dokument učita ili ne učita i slično.</w:t>
      </w:r>
      <w:sdt>
        <w:sdtPr>
          <w:rPr>
            <w:rFonts w:ascii="Times New Roman" w:hAnsi="Times New Roman" w:cs="Times New Roman"/>
            <w:sz w:val="24"/>
            <w:szCs w:val="24"/>
          </w:rPr>
          <w:id w:val="1942491703"/>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lang w:val="sr-Latn-BA"/>
            </w:rPr>
            <w:instrText xml:space="preserve"> CITATION ETi \l 6170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lang w:val="sr-Latn-BA"/>
            </w:rPr>
            <w:t xml:space="preserve"> </w:t>
          </w:r>
          <w:r w:rsidRPr="00014B57">
            <w:rPr>
              <w:rFonts w:ascii="Times New Roman" w:hAnsi="Times New Roman" w:cs="Times New Roman"/>
              <w:noProof/>
              <w:sz w:val="24"/>
              <w:szCs w:val="24"/>
              <w:lang w:val="sr-Latn-BA"/>
            </w:rPr>
            <w:t>[</w:t>
          </w:r>
          <w:hyperlink w:anchor="ETi" w:history="1">
            <w:r w:rsidRPr="00014B57">
              <w:rPr>
                <w:rStyle w:val="BalloonTextChar"/>
                <w:rFonts w:ascii="Times New Roman" w:hAnsi="Times New Roman" w:cs="Times New Roman"/>
                <w:noProof/>
                <w:sz w:val="24"/>
                <w:szCs w:val="24"/>
                <w:lang w:val="sr-Latn-BA"/>
              </w:rPr>
              <w:t>2</w:t>
            </w:r>
          </w:hyperlink>
          <w:r w:rsidRPr="00014B57">
            <w:rPr>
              <w:rFonts w:ascii="Times New Roman" w:hAnsi="Times New Roman" w:cs="Times New Roman"/>
              <w:noProof/>
              <w:sz w:val="24"/>
              <w:szCs w:val="24"/>
              <w:lang w:val="sr-Latn-BA"/>
            </w:rPr>
            <w:t>]</w:t>
          </w:r>
          <w:r w:rsidR="00876873">
            <w:rPr>
              <w:rFonts w:ascii="Times New Roman" w:hAnsi="Times New Roman" w:cs="Times New Roman"/>
              <w:sz w:val="24"/>
              <w:szCs w:val="24"/>
            </w:rPr>
            <w:fldChar w:fldCharType="end"/>
          </w:r>
        </w:sdtContent>
      </w:sdt>
    </w:p>
    <w:p w:rsidR="00A20D00" w:rsidRDefault="00A20D00" w:rsidP="001D6452">
      <w:pPr>
        <w:spacing w:after="0" w:line="240" w:lineRule="auto"/>
        <w:jc w:val="both"/>
        <w:rPr>
          <w:rFonts w:ascii="Times New Roman" w:hAnsi="Times New Roman" w:cs="Times New Roman"/>
          <w:sz w:val="24"/>
          <w:szCs w:val="24"/>
        </w:rPr>
      </w:pPr>
    </w:p>
    <w:p w:rsidR="00A20D00" w:rsidRDefault="00A20D00" w:rsidP="001D6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Web </w:t>
      </w:r>
      <w:r>
        <w:rPr>
          <w:rFonts w:ascii="Times New Roman" w:hAnsi="Times New Roman" w:cs="Times New Roman"/>
          <w:sz w:val="24"/>
          <w:szCs w:val="24"/>
        </w:rPr>
        <w:t>čitač ne prikazuje HTML tagove, nego ih koristi da bi odlučio kako da prikaže sadržaj dokumenta i prepozna paragraf, listu, link, zaglavlje i ostale elemente HTML dokumenta.</w:t>
      </w:r>
    </w:p>
    <w:p w:rsidR="00A20D00" w:rsidRDefault="00A20D00" w:rsidP="001D6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Kao što je</w:t>
      </w:r>
      <w:r w:rsidR="0066153D">
        <w:rPr>
          <w:rFonts w:ascii="Times New Roman" w:hAnsi="Times New Roman" w:cs="Times New Roman"/>
          <w:sz w:val="24"/>
          <w:szCs w:val="24"/>
        </w:rPr>
        <w:t xml:space="preserve"> </w:t>
      </w:r>
      <w:r>
        <w:rPr>
          <w:rFonts w:ascii="Times New Roman" w:hAnsi="Times New Roman" w:cs="Times New Roman"/>
          <w:sz w:val="24"/>
          <w:szCs w:val="24"/>
        </w:rPr>
        <w:t>rečeno, postoje elementi koji se označavaju parom tagova i kaže se da takvi elementi definišu određen sadržaj u stranici. Takođe, postoje elementi sa praznim tagom i takvi elementi se koriste za ubacivanje nekog sadržaja u stranicu. Slijede primjeri ovakvih elemenata.</w:t>
      </w:r>
    </w:p>
    <w:p w:rsidR="00A20D00" w:rsidRDefault="00A20D00" w:rsidP="001D6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Parovi tagova:</w:t>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p>
    <w:p w:rsidR="00A20D00" w:rsidRPr="00200AE3" w:rsidRDefault="00A20D00" w:rsidP="001D6452">
      <w:pPr>
        <w:pStyle w:val="ListParagraph"/>
        <w:numPr>
          <w:ilvl w:val="0"/>
          <w:numId w:val="2"/>
        </w:numPr>
        <w:spacing w:after="0" w:line="240" w:lineRule="auto"/>
        <w:jc w:val="both"/>
        <w:rPr>
          <w:rFonts w:ascii="Times New Roman" w:hAnsi="Times New Roman" w:cs="Times New Roman"/>
          <w:i/>
          <w:sz w:val="24"/>
          <w:szCs w:val="24"/>
        </w:rPr>
      </w:pPr>
      <w:r w:rsidRPr="00F10F25">
        <w:rPr>
          <w:rFonts w:ascii="Times New Roman" w:hAnsi="Times New Roman" w:cs="Times New Roman"/>
          <w:i/>
          <w:sz w:val="24"/>
          <w:szCs w:val="24"/>
        </w:rPr>
        <w:t>&lt;p&gt;Ovo je pasus.&lt;/p&gt;</w:t>
      </w:r>
      <w:r>
        <w:rPr>
          <w:rFonts w:ascii="Times New Roman" w:hAnsi="Times New Roman" w:cs="Times New Roman"/>
          <w:i/>
          <w:sz w:val="24"/>
          <w:szCs w:val="24"/>
        </w:rPr>
        <w:t xml:space="preserve"> </w:t>
      </w:r>
      <w:r>
        <w:rPr>
          <w:rFonts w:ascii="Times New Roman" w:hAnsi="Times New Roman" w:cs="Times New Roman"/>
          <w:sz w:val="24"/>
          <w:szCs w:val="24"/>
        </w:rPr>
        <w:t xml:space="preserve">- Pasusi se navode između </w:t>
      </w:r>
      <w:r w:rsidRPr="00F10F25">
        <w:rPr>
          <w:rFonts w:ascii="Times New Roman" w:hAnsi="Times New Roman" w:cs="Times New Roman"/>
          <w:i/>
          <w:sz w:val="24"/>
          <w:szCs w:val="24"/>
        </w:rPr>
        <w:t>&lt;p&gt;</w:t>
      </w:r>
      <w:r>
        <w:rPr>
          <w:rFonts w:ascii="Times New Roman" w:hAnsi="Times New Roman" w:cs="Times New Roman"/>
          <w:i/>
          <w:sz w:val="24"/>
          <w:szCs w:val="24"/>
        </w:rPr>
        <w:t xml:space="preserve"> </w:t>
      </w:r>
      <w:r>
        <w:rPr>
          <w:rFonts w:ascii="Times New Roman" w:hAnsi="Times New Roman" w:cs="Times New Roman"/>
          <w:sz w:val="24"/>
          <w:szCs w:val="24"/>
        </w:rPr>
        <w:t xml:space="preserve">tagova. Unutar početnog taga može se navesti atribut </w:t>
      </w:r>
      <w:r>
        <w:rPr>
          <w:rFonts w:ascii="Times New Roman" w:hAnsi="Times New Roman" w:cs="Times New Roman"/>
          <w:i/>
          <w:sz w:val="24"/>
          <w:szCs w:val="24"/>
        </w:rPr>
        <w:t xml:space="preserve">align </w:t>
      </w:r>
      <w:r>
        <w:rPr>
          <w:rFonts w:ascii="Times New Roman" w:hAnsi="Times New Roman" w:cs="Times New Roman"/>
          <w:sz w:val="24"/>
          <w:szCs w:val="24"/>
        </w:rPr>
        <w:t xml:space="preserve">kojim se definiše horizontalno poravnanje pasusa i može imati jednu od sljedećih vrijednosti: </w:t>
      </w:r>
      <w:r w:rsidRPr="00200AE3">
        <w:rPr>
          <w:rFonts w:ascii="Times New Roman" w:hAnsi="Times New Roman" w:cs="Times New Roman"/>
          <w:i/>
          <w:sz w:val="24"/>
          <w:szCs w:val="24"/>
        </w:rPr>
        <w:t>left</w:t>
      </w:r>
      <w:r>
        <w:rPr>
          <w:rFonts w:ascii="Times New Roman" w:hAnsi="Times New Roman" w:cs="Times New Roman"/>
          <w:sz w:val="24"/>
          <w:szCs w:val="24"/>
        </w:rPr>
        <w:t xml:space="preserve">, </w:t>
      </w:r>
      <w:r w:rsidRPr="00200AE3">
        <w:rPr>
          <w:rFonts w:ascii="Times New Roman" w:hAnsi="Times New Roman" w:cs="Times New Roman"/>
          <w:i/>
          <w:sz w:val="24"/>
          <w:szCs w:val="24"/>
        </w:rPr>
        <w:t>center</w:t>
      </w:r>
      <w:r>
        <w:rPr>
          <w:rFonts w:ascii="Times New Roman" w:hAnsi="Times New Roman" w:cs="Times New Roman"/>
          <w:sz w:val="24"/>
          <w:szCs w:val="24"/>
        </w:rPr>
        <w:t xml:space="preserve">, </w:t>
      </w:r>
      <w:r w:rsidRPr="00200AE3">
        <w:rPr>
          <w:rFonts w:ascii="Times New Roman" w:hAnsi="Times New Roman" w:cs="Times New Roman"/>
          <w:i/>
          <w:sz w:val="24"/>
          <w:szCs w:val="24"/>
        </w:rPr>
        <w:t>right</w:t>
      </w:r>
      <w:r>
        <w:rPr>
          <w:rFonts w:ascii="Times New Roman" w:hAnsi="Times New Roman" w:cs="Times New Roman"/>
          <w:sz w:val="24"/>
          <w:szCs w:val="24"/>
        </w:rPr>
        <w:t xml:space="preserve"> i </w:t>
      </w:r>
      <w:r w:rsidRPr="00200AE3">
        <w:rPr>
          <w:rFonts w:ascii="Times New Roman" w:hAnsi="Times New Roman" w:cs="Times New Roman"/>
          <w:i/>
          <w:sz w:val="24"/>
          <w:szCs w:val="24"/>
        </w:rPr>
        <w:t>justify</w:t>
      </w:r>
      <w:r>
        <w:rPr>
          <w:rFonts w:ascii="Times New Roman" w:hAnsi="Times New Roman" w:cs="Times New Roman"/>
          <w:sz w:val="24"/>
          <w:szCs w:val="24"/>
        </w:rPr>
        <w:t>.</w:t>
      </w:r>
    </w:p>
    <w:p w:rsidR="00A20D00" w:rsidRPr="009B744D" w:rsidRDefault="00A20D00" w:rsidP="001D6452">
      <w:pPr>
        <w:pStyle w:val="ListParagraph"/>
        <w:numPr>
          <w:ilvl w:val="0"/>
          <w:numId w:val="2"/>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&lt;font size=”10”&gt;Tekst veličine 10.&lt;/font&gt; </w:t>
      </w:r>
      <w:r>
        <w:rPr>
          <w:rFonts w:ascii="Times New Roman" w:hAnsi="Times New Roman" w:cs="Times New Roman"/>
          <w:sz w:val="24"/>
          <w:szCs w:val="24"/>
        </w:rPr>
        <w:t xml:space="preserve">- </w:t>
      </w:r>
      <w:r w:rsidR="005117DC">
        <w:rPr>
          <w:rFonts w:ascii="Times New Roman" w:hAnsi="Times New Roman" w:cs="Times New Roman"/>
          <w:sz w:val="24"/>
          <w:szCs w:val="24"/>
        </w:rPr>
        <w:t xml:space="preserve">Omogućava </w:t>
      </w:r>
      <w:r>
        <w:rPr>
          <w:rFonts w:ascii="Times New Roman" w:hAnsi="Times New Roman" w:cs="Times New Roman"/>
          <w:sz w:val="24"/>
          <w:szCs w:val="24"/>
        </w:rPr>
        <w:t>promjenu veličine, boje i vrste fonta.</w:t>
      </w:r>
    </w:p>
    <w:p w:rsidR="00A20D00" w:rsidRPr="009B744D" w:rsidRDefault="00A20D00" w:rsidP="001D6452">
      <w:pPr>
        <w:pStyle w:val="ListParagraph"/>
        <w:numPr>
          <w:ilvl w:val="0"/>
          <w:numId w:val="2"/>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&lt;ul&gt; </w:t>
      </w:r>
      <w:r>
        <w:rPr>
          <w:rFonts w:ascii="Times New Roman" w:hAnsi="Times New Roman" w:cs="Times New Roman"/>
          <w:sz w:val="24"/>
          <w:szCs w:val="24"/>
        </w:rPr>
        <w:t xml:space="preserve">- Neoznačena (eng. </w:t>
      </w:r>
      <w:r w:rsidRPr="009B744D">
        <w:rPr>
          <w:rFonts w:ascii="Times New Roman" w:hAnsi="Times New Roman" w:cs="Times New Roman"/>
          <w:i/>
          <w:sz w:val="24"/>
          <w:szCs w:val="24"/>
        </w:rPr>
        <w:t>Unordered</w:t>
      </w:r>
      <w:r>
        <w:rPr>
          <w:rFonts w:ascii="Times New Roman" w:hAnsi="Times New Roman" w:cs="Times New Roman"/>
          <w:sz w:val="24"/>
          <w:szCs w:val="24"/>
        </w:rPr>
        <w:t xml:space="preserve">) lista kojom se definiše lista elemenata ispred kojih se nalazi </w:t>
      </w:r>
      <w:r w:rsidRPr="009B744D">
        <w:rPr>
          <w:rFonts w:ascii="Times New Roman" w:hAnsi="Times New Roman" w:cs="Times New Roman"/>
          <w:i/>
          <w:sz w:val="24"/>
          <w:szCs w:val="24"/>
        </w:rPr>
        <w:t>bullet</w:t>
      </w:r>
      <w:r>
        <w:rPr>
          <w:rFonts w:ascii="Times New Roman" w:hAnsi="Times New Roman" w:cs="Times New Roman"/>
          <w:sz w:val="24"/>
          <w:szCs w:val="24"/>
        </w:rPr>
        <w:t xml:space="preserve">. Svaki element definiše se tagom </w:t>
      </w:r>
      <w:r w:rsidRPr="009B744D">
        <w:rPr>
          <w:rFonts w:ascii="Times New Roman" w:hAnsi="Times New Roman" w:cs="Times New Roman"/>
          <w:i/>
          <w:sz w:val="24"/>
          <w:szCs w:val="24"/>
        </w:rPr>
        <w:t>&lt;li&gt;</w:t>
      </w:r>
      <w:r>
        <w:rPr>
          <w:rFonts w:ascii="Times New Roman" w:hAnsi="Times New Roman" w:cs="Times New Roman"/>
          <w:sz w:val="24"/>
          <w:szCs w:val="24"/>
        </w:rPr>
        <w:t xml:space="preserve">. Ukoliko se umjesto </w:t>
      </w:r>
      <w:r w:rsidRPr="009B744D">
        <w:rPr>
          <w:rFonts w:ascii="Times New Roman" w:hAnsi="Times New Roman" w:cs="Times New Roman"/>
          <w:i/>
          <w:sz w:val="24"/>
          <w:szCs w:val="24"/>
        </w:rPr>
        <w:t>&lt;ul&gt;</w:t>
      </w:r>
      <w:r>
        <w:rPr>
          <w:rFonts w:ascii="Times New Roman" w:hAnsi="Times New Roman" w:cs="Times New Roman"/>
          <w:sz w:val="24"/>
          <w:szCs w:val="24"/>
        </w:rPr>
        <w:t xml:space="preserve"> koristi tag </w:t>
      </w:r>
      <w:r w:rsidRPr="009B744D">
        <w:rPr>
          <w:rFonts w:ascii="Times New Roman" w:hAnsi="Times New Roman" w:cs="Times New Roman"/>
          <w:i/>
          <w:sz w:val="24"/>
          <w:szCs w:val="24"/>
        </w:rPr>
        <w:t>&lt;ol&gt;</w:t>
      </w:r>
      <w:r>
        <w:rPr>
          <w:rFonts w:ascii="Times New Roman" w:hAnsi="Times New Roman" w:cs="Times New Roman"/>
          <w:sz w:val="24"/>
          <w:szCs w:val="24"/>
        </w:rPr>
        <w:t xml:space="preserve">, radi se o numerisanoj (eng. </w:t>
      </w:r>
      <w:r w:rsidRPr="009B744D">
        <w:rPr>
          <w:rFonts w:ascii="Times New Roman" w:hAnsi="Times New Roman" w:cs="Times New Roman"/>
          <w:i/>
          <w:sz w:val="24"/>
          <w:szCs w:val="24"/>
        </w:rPr>
        <w:t>Ordered</w:t>
      </w:r>
      <w:r>
        <w:rPr>
          <w:rFonts w:ascii="Times New Roman" w:hAnsi="Times New Roman" w:cs="Times New Roman"/>
          <w:sz w:val="24"/>
          <w:szCs w:val="24"/>
        </w:rPr>
        <w:t xml:space="preserve">) listi. Postoje i definicione liste koje se definišu pomoću para tagova </w:t>
      </w:r>
      <w:r w:rsidRPr="009B744D">
        <w:rPr>
          <w:rFonts w:ascii="Times New Roman" w:hAnsi="Times New Roman" w:cs="Times New Roman"/>
          <w:i/>
          <w:sz w:val="24"/>
          <w:szCs w:val="24"/>
        </w:rPr>
        <w:t>&lt;dl&gt;</w:t>
      </w:r>
      <w:r>
        <w:rPr>
          <w:rFonts w:ascii="Times New Roman" w:hAnsi="Times New Roman" w:cs="Times New Roman"/>
          <w:sz w:val="24"/>
          <w:szCs w:val="24"/>
        </w:rPr>
        <w:t xml:space="preserve"> i sastoje se iz dva dijela: </w:t>
      </w:r>
      <w:r w:rsidRPr="009B744D">
        <w:rPr>
          <w:rFonts w:ascii="Times New Roman" w:hAnsi="Times New Roman" w:cs="Times New Roman"/>
          <w:i/>
          <w:sz w:val="24"/>
          <w:szCs w:val="24"/>
        </w:rPr>
        <w:t>termina</w:t>
      </w:r>
      <w:r>
        <w:rPr>
          <w:rFonts w:ascii="Times New Roman" w:hAnsi="Times New Roman" w:cs="Times New Roman"/>
          <w:sz w:val="24"/>
          <w:szCs w:val="24"/>
        </w:rPr>
        <w:t xml:space="preserve"> i  </w:t>
      </w:r>
      <w:r w:rsidRPr="009B744D">
        <w:rPr>
          <w:rFonts w:ascii="Times New Roman" w:hAnsi="Times New Roman" w:cs="Times New Roman"/>
          <w:i/>
          <w:sz w:val="24"/>
          <w:szCs w:val="24"/>
        </w:rPr>
        <w:t>definicije</w:t>
      </w:r>
      <w:r>
        <w:rPr>
          <w:rFonts w:ascii="Times New Roman" w:hAnsi="Times New Roman" w:cs="Times New Roman"/>
          <w:sz w:val="24"/>
          <w:szCs w:val="24"/>
        </w:rPr>
        <w:t>.</w:t>
      </w:r>
    </w:p>
    <w:p w:rsidR="00A20D00" w:rsidRPr="0088020F" w:rsidRDefault="00A20D00" w:rsidP="001D6452">
      <w:pPr>
        <w:pStyle w:val="ListParagraph"/>
        <w:numPr>
          <w:ilvl w:val="0"/>
          <w:numId w:val="2"/>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&lt;a href=”</w:t>
      </w:r>
      <w:r w:rsidRPr="0088020F">
        <w:rPr>
          <w:rFonts w:ascii="Times New Roman" w:hAnsi="Times New Roman" w:cs="Times New Roman"/>
          <w:i/>
          <w:sz w:val="24"/>
          <w:szCs w:val="24"/>
        </w:rPr>
        <w:t>https://etf.unibl.org/</w:t>
      </w:r>
      <w:r>
        <w:rPr>
          <w:rFonts w:ascii="Times New Roman" w:hAnsi="Times New Roman" w:cs="Times New Roman"/>
          <w:i/>
          <w:sz w:val="24"/>
          <w:szCs w:val="24"/>
        </w:rPr>
        <w:t xml:space="preserve">”&gt;ETF&lt;/a&gt; </w:t>
      </w:r>
      <w:r>
        <w:rPr>
          <w:rFonts w:ascii="Times New Roman" w:hAnsi="Times New Roman" w:cs="Times New Roman"/>
          <w:sz w:val="24"/>
          <w:szCs w:val="24"/>
        </w:rPr>
        <w:t xml:space="preserve">- Linkovi se definišu pomoću para tagova </w:t>
      </w:r>
      <w:r>
        <w:rPr>
          <w:rFonts w:ascii="Times New Roman" w:hAnsi="Times New Roman" w:cs="Times New Roman"/>
          <w:i/>
          <w:sz w:val="24"/>
          <w:szCs w:val="24"/>
        </w:rPr>
        <w:t>&lt;a&gt;</w:t>
      </w:r>
      <w:r>
        <w:rPr>
          <w:rFonts w:ascii="Times New Roman" w:hAnsi="Times New Roman" w:cs="Times New Roman"/>
          <w:sz w:val="24"/>
          <w:szCs w:val="24"/>
        </w:rPr>
        <w:t>. Atributom href se definiše pozicija na koju se stiže ukoliko se klikne na dati link.</w:t>
      </w:r>
    </w:p>
    <w:p w:rsidR="00A20D00" w:rsidRPr="00494BF3" w:rsidRDefault="00A20D00" w:rsidP="001D6452">
      <w:pPr>
        <w:pStyle w:val="ListParagraph"/>
        <w:numPr>
          <w:ilvl w:val="0"/>
          <w:numId w:val="2"/>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&lt;iframe src=”</w:t>
      </w:r>
      <w:r w:rsidRPr="0088020F">
        <w:rPr>
          <w:rFonts w:ascii="Times New Roman" w:hAnsi="Times New Roman" w:cs="Times New Roman"/>
          <w:i/>
          <w:sz w:val="24"/>
          <w:szCs w:val="24"/>
        </w:rPr>
        <w:t>https://etf.unibl.org/</w:t>
      </w:r>
      <w:r>
        <w:rPr>
          <w:rFonts w:ascii="Times New Roman" w:hAnsi="Times New Roman" w:cs="Times New Roman"/>
          <w:i/>
          <w:sz w:val="24"/>
          <w:szCs w:val="24"/>
        </w:rPr>
        <w:t xml:space="preserve">”&gt;&lt;/iframe&gt; </w:t>
      </w:r>
      <w:r>
        <w:rPr>
          <w:rFonts w:ascii="Times New Roman" w:hAnsi="Times New Roman" w:cs="Times New Roman"/>
          <w:sz w:val="24"/>
          <w:szCs w:val="24"/>
        </w:rPr>
        <w:t xml:space="preserve">- Ovim tagom se definiše </w:t>
      </w:r>
      <w:r w:rsidRPr="0088020F">
        <w:rPr>
          <w:rFonts w:ascii="Times New Roman" w:hAnsi="Times New Roman" w:cs="Times New Roman"/>
          <w:i/>
          <w:sz w:val="24"/>
          <w:szCs w:val="24"/>
        </w:rPr>
        <w:t>inline frame</w:t>
      </w:r>
      <w:r>
        <w:rPr>
          <w:rFonts w:ascii="Times New Roman" w:hAnsi="Times New Roman" w:cs="Times New Roman"/>
          <w:sz w:val="24"/>
          <w:szCs w:val="24"/>
        </w:rPr>
        <w:t>, kojim se omogućava ubacivanje drugog dokumenta unutar trenutnog.</w:t>
      </w:r>
    </w:p>
    <w:p w:rsidR="00A20D00" w:rsidRPr="00620EC4" w:rsidRDefault="00A20D00" w:rsidP="001D6452">
      <w:pPr>
        <w:pStyle w:val="ListParagraph"/>
        <w:numPr>
          <w:ilvl w:val="0"/>
          <w:numId w:val="2"/>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&lt;form&gt; </w:t>
      </w:r>
      <w:r>
        <w:rPr>
          <w:rFonts w:ascii="Times New Roman" w:hAnsi="Times New Roman" w:cs="Times New Roman"/>
          <w:sz w:val="24"/>
          <w:szCs w:val="24"/>
        </w:rPr>
        <w:t xml:space="preserve">- Ovaj par tagova definiše formu koja omogućava korisniku da unese neke informacije (npr. unos korisničkog imena, lozinke, izbor elementa iz padajuće liste i slično). Atributom </w:t>
      </w:r>
      <w:r w:rsidRPr="00430713">
        <w:rPr>
          <w:rFonts w:ascii="Times New Roman" w:hAnsi="Times New Roman" w:cs="Times New Roman"/>
          <w:i/>
          <w:sz w:val="24"/>
          <w:szCs w:val="24"/>
        </w:rPr>
        <w:t>method</w:t>
      </w:r>
      <w:r>
        <w:rPr>
          <w:rFonts w:ascii="Times New Roman" w:hAnsi="Times New Roman" w:cs="Times New Roman"/>
          <w:sz w:val="24"/>
          <w:szCs w:val="24"/>
        </w:rPr>
        <w:t xml:space="preserve"> se definiše način prenosa informacija (GET ili POST), dok se atributom </w:t>
      </w:r>
      <w:r w:rsidRPr="00430713">
        <w:rPr>
          <w:rFonts w:ascii="Times New Roman" w:hAnsi="Times New Roman" w:cs="Times New Roman"/>
          <w:i/>
          <w:sz w:val="24"/>
          <w:szCs w:val="24"/>
        </w:rPr>
        <w:t>action</w:t>
      </w:r>
      <w:r>
        <w:rPr>
          <w:rFonts w:ascii="Times New Roman" w:hAnsi="Times New Roman" w:cs="Times New Roman"/>
          <w:sz w:val="24"/>
          <w:szCs w:val="24"/>
        </w:rPr>
        <w:t xml:space="preserve"> definiše adresa stranice na koju će informacije biti prenešene. Najčešće korišten tag unutar </w:t>
      </w:r>
      <w:r>
        <w:rPr>
          <w:rFonts w:ascii="Times New Roman" w:hAnsi="Times New Roman" w:cs="Times New Roman"/>
          <w:i/>
          <w:sz w:val="24"/>
          <w:szCs w:val="24"/>
        </w:rPr>
        <w:t xml:space="preserve">&lt;form&gt; </w:t>
      </w:r>
      <w:r>
        <w:rPr>
          <w:rFonts w:ascii="Times New Roman" w:hAnsi="Times New Roman" w:cs="Times New Roman"/>
          <w:sz w:val="24"/>
          <w:szCs w:val="24"/>
        </w:rPr>
        <w:t xml:space="preserve">taga je </w:t>
      </w:r>
      <w:r w:rsidRPr="00430713">
        <w:rPr>
          <w:rFonts w:ascii="Times New Roman" w:hAnsi="Times New Roman" w:cs="Times New Roman"/>
          <w:i/>
          <w:sz w:val="24"/>
          <w:szCs w:val="24"/>
        </w:rPr>
        <w:t>&lt;input&gt;</w:t>
      </w:r>
      <w:r>
        <w:rPr>
          <w:rFonts w:ascii="Times New Roman" w:hAnsi="Times New Roman" w:cs="Times New Roman"/>
          <w:i/>
          <w:sz w:val="24"/>
          <w:szCs w:val="24"/>
        </w:rPr>
        <w:t xml:space="preserve"> </w:t>
      </w:r>
      <w:r>
        <w:rPr>
          <w:rFonts w:ascii="Times New Roman" w:hAnsi="Times New Roman" w:cs="Times New Roman"/>
          <w:sz w:val="24"/>
          <w:szCs w:val="24"/>
        </w:rPr>
        <w:t xml:space="preserve">kojim se definiše element forme. Tip unosa određuje se pomću atributa </w:t>
      </w:r>
      <w:r w:rsidRPr="00E556D1">
        <w:rPr>
          <w:rFonts w:ascii="Times New Roman" w:hAnsi="Times New Roman" w:cs="Times New Roman"/>
          <w:i/>
          <w:sz w:val="24"/>
          <w:szCs w:val="24"/>
        </w:rPr>
        <w:t>type</w:t>
      </w:r>
      <w:r>
        <w:rPr>
          <w:rFonts w:ascii="Times New Roman" w:hAnsi="Times New Roman" w:cs="Times New Roman"/>
          <w:sz w:val="24"/>
          <w:szCs w:val="24"/>
        </w:rPr>
        <w:t xml:space="preserve"> i tipovi mogu biti </w:t>
      </w:r>
      <w:r w:rsidRPr="00E556D1">
        <w:rPr>
          <w:rFonts w:ascii="Times New Roman" w:hAnsi="Times New Roman" w:cs="Times New Roman"/>
          <w:i/>
          <w:sz w:val="24"/>
          <w:szCs w:val="24"/>
        </w:rPr>
        <w:t>text</w:t>
      </w:r>
      <w:r>
        <w:rPr>
          <w:rFonts w:ascii="Times New Roman" w:hAnsi="Times New Roman" w:cs="Times New Roman"/>
          <w:sz w:val="24"/>
          <w:szCs w:val="24"/>
        </w:rPr>
        <w:t xml:space="preserve">, </w:t>
      </w:r>
      <w:r w:rsidRPr="00E556D1">
        <w:rPr>
          <w:rFonts w:ascii="Times New Roman" w:hAnsi="Times New Roman" w:cs="Times New Roman"/>
          <w:i/>
          <w:sz w:val="24"/>
          <w:szCs w:val="24"/>
        </w:rPr>
        <w:t>password</w:t>
      </w:r>
      <w:r>
        <w:rPr>
          <w:rFonts w:ascii="Times New Roman" w:hAnsi="Times New Roman" w:cs="Times New Roman"/>
          <w:sz w:val="24"/>
          <w:szCs w:val="24"/>
        </w:rPr>
        <w:t xml:space="preserve">, </w:t>
      </w:r>
      <w:r w:rsidRPr="00E556D1">
        <w:rPr>
          <w:rFonts w:ascii="Times New Roman" w:hAnsi="Times New Roman" w:cs="Times New Roman"/>
          <w:i/>
          <w:sz w:val="24"/>
          <w:szCs w:val="24"/>
        </w:rPr>
        <w:t>image</w:t>
      </w:r>
      <w:r>
        <w:rPr>
          <w:rFonts w:ascii="Times New Roman" w:hAnsi="Times New Roman" w:cs="Times New Roman"/>
          <w:sz w:val="24"/>
          <w:szCs w:val="24"/>
        </w:rPr>
        <w:t xml:space="preserve">, </w:t>
      </w:r>
      <w:r w:rsidRPr="00E556D1">
        <w:rPr>
          <w:rFonts w:ascii="Times New Roman" w:hAnsi="Times New Roman" w:cs="Times New Roman"/>
          <w:i/>
          <w:sz w:val="24"/>
          <w:szCs w:val="24"/>
        </w:rPr>
        <w:t>file</w:t>
      </w:r>
      <w:r>
        <w:rPr>
          <w:rFonts w:ascii="Times New Roman" w:hAnsi="Times New Roman" w:cs="Times New Roman"/>
          <w:sz w:val="24"/>
          <w:szCs w:val="24"/>
        </w:rPr>
        <w:t xml:space="preserve">, </w:t>
      </w:r>
      <w:r w:rsidRPr="00E556D1">
        <w:rPr>
          <w:rFonts w:ascii="Times New Roman" w:hAnsi="Times New Roman" w:cs="Times New Roman"/>
          <w:i/>
          <w:sz w:val="24"/>
          <w:szCs w:val="24"/>
        </w:rPr>
        <w:t>select</w:t>
      </w:r>
      <w:r>
        <w:rPr>
          <w:rFonts w:ascii="Times New Roman" w:hAnsi="Times New Roman" w:cs="Times New Roman"/>
          <w:sz w:val="24"/>
          <w:szCs w:val="24"/>
        </w:rPr>
        <w:t xml:space="preserve">, </w:t>
      </w:r>
      <w:r w:rsidRPr="00E556D1">
        <w:rPr>
          <w:rFonts w:ascii="Times New Roman" w:hAnsi="Times New Roman" w:cs="Times New Roman"/>
          <w:i/>
          <w:sz w:val="24"/>
          <w:szCs w:val="24"/>
        </w:rPr>
        <w:t>radio</w:t>
      </w:r>
      <w:r>
        <w:rPr>
          <w:rFonts w:ascii="Times New Roman" w:hAnsi="Times New Roman" w:cs="Times New Roman"/>
          <w:sz w:val="24"/>
          <w:szCs w:val="24"/>
        </w:rPr>
        <w:t xml:space="preserve">, </w:t>
      </w:r>
      <w:r w:rsidRPr="00E556D1">
        <w:rPr>
          <w:rFonts w:ascii="Times New Roman" w:hAnsi="Times New Roman" w:cs="Times New Roman"/>
          <w:i/>
          <w:sz w:val="24"/>
          <w:szCs w:val="24"/>
        </w:rPr>
        <w:t>checkbox</w:t>
      </w:r>
      <w:r>
        <w:rPr>
          <w:rFonts w:ascii="Times New Roman" w:hAnsi="Times New Roman" w:cs="Times New Roman"/>
          <w:sz w:val="24"/>
          <w:szCs w:val="24"/>
        </w:rPr>
        <w:t xml:space="preserve">, </w:t>
      </w:r>
      <w:r w:rsidRPr="00E556D1">
        <w:rPr>
          <w:rFonts w:ascii="Times New Roman" w:hAnsi="Times New Roman" w:cs="Times New Roman"/>
          <w:i/>
          <w:sz w:val="24"/>
          <w:szCs w:val="24"/>
        </w:rPr>
        <w:t>submit</w:t>
      </w:r>
      <w:r>
        <w:rPr>
          <w:rFonts w:ascii="Times New Roman" w:hAnsi="Times New Roman" w:cs="Times New Roman"/>
          <w:sz w:val="24"/>
          <w:szCs w:val="24"/>
        </w:rPr>
        <w:t xml:space="preserve">, </w:t>
      </w:r>
      <w:r w:rsidRPr="00E556D1">
        <w:rPr>
          <w:rFonts w:ascii="Times New Roman" w:hAnsi="Times New Roman" w:cs="Times New Roman"/>
          <w:i/>
          <w:sz w:val="24"/>
          <w:szCs w:val="24"/>
        </w:rPr>
        <w:t>button</w:t>
      </w:r>
      <w:r>
        <w:rPr>
          <w:rFonts w:ascii="Times New Roman" w:hAnsi="Times New Roman" w:cs="Times New Roman"/>
          <w:sz w:val="24"/>
          <w:szCs w:val="24"/>
        </w:rPr>
        <w:t>.</w:t>
      </w:r>
    </w:p>
    <w:p w:rsidR="00A20D00" w:rsidRPr="00E556D1" w:rsidRDefault="00A20D00" w:rsidP="001D6452">
      <w:pPr>
        <w:pStyle w:val="ListParagraph"/>
        <w:spacing w:after="0" w:line="240" w:lineRule="auto"/>
        <w:ind w:left="1446"/>
        <w:jc w:val="both"/>
        <w:rPr>
          <w:rFonts w:ascii="Times New Roman" w:hAnsi="Times New Roman" w:cs="Times New Roman"/>
          <w:i/>
          <w:sz w:val="24"/>
          <w:szCs w:val="24"/>
        </w:rPr>
      </w:pPr>
    </w:p>
    <w:p w:rsidR="00A20D00" w:rsidRDefault="00A20D00" w:rsidP="001D6452">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Prazni tagovi:</w:t>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p>
    <w:p w:rsidR="00A20D00" w:rsidRDefault="00A20D00" w:rsidP="001D6452">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&lt;img/&gt; </w:t>
      </w:r>
      <w:r>
        <w:rPr>
          <w:rFonts w:ascii="Times New Roman" w:hAnsi="Times New Roman" w:cs="Times New Roman"/>
          <w:sz w:val="24"/>
          <w:szCs w:val="24"/>
        </w:rPr>
        <w:t>- Ovo je tag pomoću kojeg se ubacuje slika u stranicu.</w:t>
      </w:r>
    </w:p>
    <w:p w:rsidR="00A20D00" w:rsidRDefault="00A20D00" w:rsidP="001D6452">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&lt;br/&gt; </w:t>
      </w:r>
      <w:r>
        <w:rPr>
          <w:rFonts w:ascii="Times New Roman" w:hAnsi="Times New Roman" w:cs="Times New Roman"/>
          <w:sz w:val="24"/>
          <w:szCs w:val="24"/>
        </w:rPr>
        <w:t>- Koristi se za dodavanje nove linije.</w:t>
      </w:r>
    </w:p>
    <w:p w:rsidR="00A20D00" w:rsidRDefault="00A20D00" w:rsidP="001D6452">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&lt;hr/&gt; </w:t>
      </w:r>
      <w:r>
        <w:rPr>
          <w:rFonts w:ascii="Times New Roman" w:hAnsi="Times New Roman" w:cs="Times New Roman"/>
          <w:sz w:val="24"/>
          <w:szCs w:val="24"/>
        </w:rPr>
        <w:t xml:space="preserve">- Slično prethodnom, koristi za razdvajanje teksta. Predstavlja horizontalnu liniju sa praznim redom ispred i iza te linije. Pomoću atributa </w:t>
      </w:r>
      <w:r w:rsidRPr="00494BF3">
        <w:rPr>
          <w:rFonts w:ascii="Times New Roman" w:hAnsi="Times New Roman" w:cs="Times New Roman"/>
          <w:i/>
          <w:sz w:val="24"/>
          <w:szCs w:val="24"/>
        </w:rPr>
        <w:t>size</w:t>
      </w:r>
      <w:r>
        <w:rPr>
          <w:rFonts w:ascii="Times New Roman" w:hAnsi="Times New Roman" w:cs="Times New Roman"/>
          <w:sz w:val="24"/>
          <w:szCs w:val="24"/>
        </w:rPr>
        <w:t xml:space="preserve"> može se definisati visina, a pomoću </w:t>
      </w:r>
      <w:r w:rsidRPr="00494BF3">
        <w:rPr>
          <w:rFonts w:ascii="Times New Roman" w:hAnsi="Times New Roman" w:cs="Times New Roman"/>
          <w:i/>
          <w:sz w:val="24"/>
          <w:szCs w:val="24"/>
        </w:rPr>
        <w:t>width</w:t>
      </w:r>
      <w:r>
        <w:rPr>
          <w:rFonts w:ascii="Times New Roman" w:hAnsi="Times New Roman" w:cs="Times New Roman"/>
          <w:sz w:val="24"/>
          <w:szCs w:val="24"/>
        </w:rPr>
        <w:t xml:space="preserve"> širina.</w:t>
      </w:r>
    </w:p>
    <w:p w:rsidR="00A20D00" w:rsidRDefault="00A20D00" w:rsidP="001D6452">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&lt;meta&gt; </w:t>
      </w:r>
      <w:r>
        <w:rPr>
          <w:rFonts w:ascii="Times New Roman" w:hAnsi="Times New Roman" w:cs="Times New Roman"/>
          <w:sz w:val="24"/>
          <w:szCs w:val="24"/>
        </w:rPr>
        <w:t xml:space="preserve">- Definišu dodatne informacije koje </w:t>
      </w:r>
      <w:r w:rsidRPr="0088020F">
        <w:rPr>
          <w:rFonts w:ascii="Times New Roman" w:hAnsi="Times New Roman" w:cs="Times New Roman"/>
          <w:i/>
          <w:sz w:val="24"/>
          <w:szCs w:val="24"/>
        </w:rPr>
        <w:t>web</w:t>
      </w:r>
      <w:r>
        <w:rPr>
          <w:rFonts w:ascii="Times New Roman" w:hAnsi="Times New Roman" w:cs="Times New Roman"/>
          <w:sz w:val="24"/>
          <w:szCs w:val="24"/>
        </w:rPr>
        <w:t xml:space="preserve"> čitač ne prikazuje.</w:t>
      </w:r>
    </w:p>
    <w:p w:rsidR="00A20D00" w:rsidRDefault="00A20D00" w:rsidP="001D6452">
      <w:pPr>
        <w:spacing w:after="0" w:line="240" w:lineRule="auto"/>
        <w:jc w:val="both"/>
        <w:rPr>
          <w:rFonts w:ascii="Times New Roman" w:hAnsi="Times New Roman" w:cs="Times New Roman"/>
          <w:sz w:val="24"/>
          <w:szCs w:val="24"/>
        </w:rPr>
      </w:pPr>
    </w:p>
    <w:p w:rsidR="00A20D00" w:rsidRDefault="00A20D00" w:rsidP="001D6452">
      <w:pPr>
        <w:spacing w:after="0" w:line="240" w:lineRule="auto"/>
        <w:ind w:left="726" w:firstLine="360"/>
        <w:jc w:val="both"/>
        <w:rPr>
          <w:rFonts w:ascii="Times New Roman" w:hAnsi="Times New Roman" w:cs="Times New Roman"/>
          <w:sz w:val="24"/>
          <w:szCs w:val="24"/>
        </w:rPr>
      </w:pPr>
    </w:p>
    <w:p w:rsidR="00A20D00" w:rsidRDefault="00A20D00" w:rsidP="001D645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HTML5 je najnovija verzija HTML standarda koja nudi nove karakteristike (eng. </w:t>
      </w:r>
      <w:r w:rsidRPr="00D7503B">
        <w:rPr>
          <w:rFonts w:ascii="Times New Roman" w:hAnsi="Times New Roman" w:cs="Times New Roman"/>
          <w:i/>
          <w:sz w:val="24"/>
          <w:szCs w:val="24"/>
        </w:rPr>
        <w:t>features</w:t>
      </w:r>
      <w:r>
        <w:rPr>
          <w:rFonts w:ascii="Times New Roman" w:hAnsi="Times New Roman" w:cs="Times New Roman"/>
          <w:sz w:val="24"/>
          <w:szCs w:val="24"/>
        </w:rPr>
        <w:t xml:space="preserve">), poboljšava podršku za kreiranje </w:t>
      </w:r>
      <w:r w:rsidRPr="00B022F5">
        <w:rPr>
          <w:rFonts w:ascii="Times New Roman" w:hAnsi="Times New Roman" w:cs="Times New Roman"/>
          <w:i/>
          <w:sz w:val="24"/>
          <w:szCs w:val="24"/>
        </w:rPr>
        <w:t>web</w:t>
      </w:r>
      <w:r>
        <w:rPr>
          <w:rFonts w:ascii="Times New Roman" w:hAnsi="Times New Roman" w:cs="Times New Roman"/>
          <w:sz w:val="24"/>
          <w:szCs w:val="24"/>
        </w:rPr>
        <w:t xml:space="preserve"> aplikacija za komunikaciju sa klijentima, sa njihovim lokalnim podacima i serverima na jednostavnji i efikasniji način nego što je to bilo ranije.</w:t>
      </w:r>
      <w:sdt>
        <w:sdtPr>
          <w:rPr>
            <w:rFonts w:ascii="Times New Roman" w:hAnsi="Times New Roman" w:cs="Times New Roman"/>
            <w:sz w:val="24"/>
            <w:szCs w:val="24"/>
          </w:rPr>
          <w:id w:val="1671835239"/>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KFö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14B57">
            <w:rPr>
              <w:rFonts w:ascii="Times New Roman" w:hAnsi="Times New Roman" w:cs="Times New Roman"/>
              <w:noProof/>
              <w:sz w:val="24"/>
              <w:szCs w:val="24"/>
            </w:rPr>
            <w:t>[</w:t>
          </w:r>
          <w:hyperlink w:anchor="KFö" w:history="1">
            <w:r w:rsidRPr="00014B57">
              <w:rPr>
                <w:rStyle w:val="BalloonTextChar"/>
                <w:rFonts w:ascii="Times New Roman" w:hAnsi="Times New Roman" w:cs="Times New Roman"/>
                <w:noProof/>
                <w:sz w:val="24"/>
                <w:szCs w:val="24"/>
              </w:rPr>
              <w:t>3</w:t>
            </w:r>
          </w:hyperlink>
          <w:r w:rsidRPr="00014B57">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Preporučen je i odobren od strane </w:t>
      </w:r>
      <w:r w:rsidRPr="007B0881">
        <w:rPr>
          <w:rFonts w:ascii="Times New Roman" w:hAnsi="Times New Roman" w:cs="Times New Roman"/>
          <w:i/>
          <w:sz w:val="24"/>
          <w:szCs w:val="24"/>
        </w:rPr>
        <w:t>W3C</w:t>
      </w:r>
      <w:r>
        <w:rPr>
          <w:rStyle w:val="FootnoteReference"/>
          <w:rFonts w:ascii="Times New Roman" w:hAnsi="Times New Roman" w:cs="Times New Roman"/>
          <w:i/>
          <w:sz w:val="24"/>
          <w:szCs w:val="24"/>
        </w:rPr>
        <w:footnoteReference w:id="1"/>
      </w:r>
      <w:r>
        <w:rPr>
          <w:rFonts w:ascii="Times New Roman" w:hAnsi="Times New Roman" w:cs="Times New Roman"/>
          <w:sz w:val="24"/>
          <w:szCs w:val="24"/>
        </w:rPr>
        <w:t xml:space="preserve"> (eng. </w:t>
      </w:r>
      <w:r>
        <w:rPr>
          <w:rFonts w:ascii="Times New Roman" w:hAnsi="Times New Roman" w:cs="Times New Roman"/>
          <w:i/>
          <w:sz w:val="24"/>
          <w:szCs w:val="24"/>
        </w:rPr>
        <w:t>Wor</w:t>
      </w:r>
      <w:r w:rsidRPr="00420DC7">
        <w:rPr>
          <w:rFonts w:ascii="Times New Roman" w:hAnsi="Times New Roman" w:cs="Times New Roman"/>
          <w:i/>
          <w:sz w:val="24"/>
          <w:szCs w:val="24"/>
        </w:rPr>
        <w:t>l</w:t>
      </w:r>
      <w:r>
        <w:rPr>
          <w:rFonts w:ascii="Times New Roman" w:hAnsi="Times New Roman" w:cs="Times New Roman"/>
          <w:i/>
          <w:sz w:val="24"/>
          <w:szCs w:val="24"/>
        </w:rPr>
        <w:t>d</w:t>
      </w:r>
      <w:r w:rsidRPr="00420DC7">
        <w:rPr>
          <w:rFonts w:ascii="Times New Roman" w:hAnsi="Times New Roman" w:cs="Times New Roman"/>
          <w:i/>
          <w:sz w:val="24"/>
          <w:szCs w:val="24"/>
        </w:rPr>
        <w:t xml:space="preserve"> Wide Web Consortium)</w:t>
      </w:r>
      <w:r>
        <w:rPr>
          <w:rFonts w:ascii="Times New Roman" w:hAnsi="Times New Roman" w:cs="Times New Roman"/>
          <w:sz w:val="24"/>
          <w:szCs w:val="24"/>
        </w:rPr>
        <w:t xml:space="preserve"> organizacije.</w:t>
      </w:r>
    </w:p>
    <w:p w:rsidR="00A20D00" w:rsidRDefault="00A20D00" w:rsidP="001D6452">
      <w:pPr>
        <w:spacing w:after="0" w:line="240" w:lineRule="auto"/>
        <w:ind w:firstLine="720"/>
        <w:jc w:val="both"/>
        <w:rPr>
          <w:rFonts w:ascii="Times New Roman" w:hAnsi="Times New Roman" w:cs="Times New Roman"/>
          <w:sz w:val="24"/>
          <w:szCs w:val="24"/>
        </w:rPr>
      </w:pPr>
    </w:p>
    <w:p w:rsidR="00A20D00" w:rsidRDefault="00A20D00" w:rsidP="001D645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Svaki HTML5 dokument počinje deklaracijom tipa dokumenta </w:t>
      </w:r>
      <w:r w:rsidRPr="0043750F">
        <w:rPr>
          <w:rFonts w:ascii="Times New Roman" w:hAnsi="Times New Roman" w:cs="Times New Roman"/>
          <w:i/>
          <w:sz w:val="24"/>
          <w:szCs w:val="24"/>
        </w:rPr>
        <w:t>&lt;!DOCTYPE html&gt;</w:t>
      </w:r>
      <w:r>
        <w:rPr>
          <w:rFonts w:ascii="Times New Roman" w:hAnsi="Times New Roman" w:cs="Times New Roman"/>
          <w:sz w:val="24"/>
          <w:szCs w:val="24"/>
        </w:rPr>
        <w:t xml:space="preserve">, koja je obavezna i dosta kraća od onih u prethodnoj verziji. Takođe u ovoj verziji se primjenjuje kraći način za određivanja kodovanja  </w:t>
      </w:r>
      <w:r w:rsidRPr="005D1BC4">
        <w:rPr>
          <w:rFonts w:ascii="Times New Roman" w:hAnsi="Times New Roman" w:cs="Times New Roman"/>
          <w:i/>
          <w:sz w:val="24"/>
          <w:szCs w:val="24"/>
        </w:rPr>
        <w:t>&lt;meta charset=”UTF-8”&gt;</w:t>
      </w:r>
      <w:r>
        <w:rPr>
          <w:rFonts w:ascii="Times New Roman" w:hAnsi="Times New Roman" w:cs="Times New Roman"/>
          <w:sz w:val="24"/>
          <w:szCs w:val="24"/>
        </w:rPr>
        <w:t xml:space="preserve">. Pored ovoga </w:t>
      </w:r>
      <w:r>
        <w:rPr>
          <w:rFonts w:ascii="Times New Roman" w:hAnsi="Times New Roman" w:cs="Times New Roman"/>
          <w:sz w:val="24"/>
          <w:szCs w:val="24"/>
        </w:rPr>
        <w:lastRenderedPageBreak/>
        <w:t>HTML5 ima dosta novih tagova i atributa ali i onih koji se u ovoj verziji više ne koriste. Slijede neke od najznačajnih karakteristika.</w:t>
      </w:r>
    </w:p>
    <w:p w:rsidR="00A20D00" w:rsidRDefault="00A20D00" w:rsidP="001D6452">
      <w:pPr>
        <w:spacing w:after="0" w:line="240" w:lineRule="auto"/>
        <w:ind w:firstLine="720"/>
        <w:jc w:val="both"/>
        <w:rPr>
          <w:rFonts w:ascii="Times New Roman" w:hAnsi="Times New Roman" w:cs="Times New Roman"/>
          <w:sz w:val="24"/>
          <w:szCs w:val="24"/>
        </w:rPr>
      </w:pPr>
    </w:p>
    <w:p w:rsidR="00A20D00" w:rsidRDefault="00A20D00" w:rsidP="001D6452">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Struktura i semantika dokumenta:</w:t>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rPr>
        <w:t>&lt;header&gt;</w:t>
      </w:r>
      <w:r w:rsidRPr="00D05465">
        <w:rPr>
          <w:rFonts w:ascii="Times New Roman" w:hAnsi="Times New Roman" w:cs="Times New Roman"/>
          <w:sz w:val="24"/>
          <w:szCs w:val="24"/>
        </w:rPr>
        <w:t xml:space="preserve"> - Ovaj tag odnosi s</w:t>
      </w:r>
      <w:r>
        <w:rPr>
          <w:rFonts w:ascii="Times New Roman" w:hAnsi="Times New Roman" w:cs="Times New Roman"/>
          <w:sz w:val="24"/>
          <w:szCs w:val="24"/>
        </w:rPr>
        <w:t>e na kontejner za naslov i dodat</w:t>
      </w:r>
      <w:r w:rsidRPr="00D05465">
        <w:rPr>
          <w:rFonts w:ascii="Times New Roman" w:hAnsi="Times New Roman" w:cs="Times New Roman"/>
          <w:sz w:val="24"/>
          <w:szCs w:val="24"/>
        </w:rPr>
        <w:t xml:space="preserve">ni uvodni sadržaj. Ne odnosi se samo na zaglavlje na vrhu stranice, već se </w:t>
      </w:r>
      <w:r>
        <w:rPr>
          <w:rFonts w:ascii="Times New Roman" w:hAnsi="Times New Roman" w:cs="Times New Roman"/>
          <w:sz w:val="24"/>
          <w:szCs w:val="24"/>
        </w:rPr>
        <w:t>može koristiti</w:t>
      </w:r>
      <w:r w:rsidRPr="00D05465">
        <w:rPr>
          <w:rFonts w:ascii="Times New Roman" w:hAnsi="Times New Roman" w:cs="Times New Roman"/>
          <w:sz w:val="24"/>
          <w:szCs w:val="24"/>
        </w:rPr>
        <w:t xml:space="preserve"> i u ostalim dijelovima stranice.</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rPr>
        <w:t>&lt;article&gt;</w:t>
      </w:r>
      <w:r w:rsidRPr="00D05465">
        <w:rPr>
          <w:rFonts w:ascii="Times New Roman" w:hAnsi="Times New Roman" w:cs="Times New Roman"/>
          <w:sz w:val="24"/>
          <w:szCs w:val="24"/>
        </w:rPr>
        <w:t xml:space="preserve"> - Reprezentuje nezavisno područje web dokumenta, za npr. novosti, blog ili sličan sadržaj.</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rPr>
        <w:t>&lt;footer&gt;</w:t>
      </w:r>
      <w:r w:rsidRPr="00D05465">
        <w:rPr>
          <w:rFonts w:ascii="Times New Roman" w:hAnsi="Times New Roman" w:cs="Times New Roman"/>
          <w:sz w:val="24"/>
          <w:szCs w:val="24"/>
        </w:rPr>
        <w:t xml:space="preserve"> - Ovaj element sadrži dodatne informacije o sekciji na koju se odnosi, kao što su: autor, povezane stranice, autorska prava i slično. Može da se nalazi unutar </w:t>
      </w:r>
      <w:r w:rsidRPr="00B022F5">
        <w:rPr>
          <w:rFonts w:ascii="Times New Roman" w:hAnsi="Times New Roman" w:cs="Times New Roman"/>
          <w:i/>
          <w:sz w:val="24"/>
          <w:szCs w:val="24"/>
        </w:rPr>
        <w:t>&lt;article&gt;</w:t>
      </w:r>
      <w:r w:rsidRPr="00D05465">
        <w:rPr>
          <w:rFonts w:ascii="Times New Roman" w:hAnsi="Times New Roman" w:cs="Times New Roman"/>
          <w:sz w:val="24"/>
          <w:szCs w:val="24"/>
        </w:rPr>
        <w:t xml:space="preserve"> elemeta.</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rPr>
        <w:t>&lt;nav&gt;</w:t>
      </w:r>
      <w:r w:rsidRPr="00D05465">
        <w:rPr>
          <w:rFonts w:ascii="Times New Roman" w:hAnsi="Times New Roman" w:cs="Times New Roman"/>
          <w:sz w:val="24"/>
          <w:szCs w:val="24"/>
        </w:rPr>
        <w:t xml:space="preserve"> - </w:t>
      </w:r>
      <w:r>
        <w:rPr>
          <w:rFonts w:ascii="Times New Roman" w:hAnsi="Times New Roman" w:cs="Times New Roman"/>
          <w:sz w:val="24"/>
          <w:szCs w:val="24"/>
        </w:rPr>
        <w:t>Koristi se ukoliko je potrebno</w:t>
      </w:r>
      <w:r w:rsidRPr="00D05465">
        <w:rPr>
          <w:rFonts w:ascii="Times New Roman" w:hAnsi="Times New Roman" w:cs="Times New Roman"/>
          <w:sz w:val="24"/>
          <w:szCs w:val="24"/>
        </w:rPr>
        <w:t xml:space="preserve"> kreirati navigacione blokove preko kojih se prelazi na neku labelu unutar dokumenta ili na neku drugu povezanu stranicu.</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rPr>
        <w:t>&lt;aside&gt;</w:t>
      </w:r>
      <w:r w:rsidRPr="00D05465">
        <w:rPr>
          <w:rFonts w:ascii="Times New Roman" w:hAnsi="Times New Roman" w:cs="Times New Roman"/>
          <w:sz w:val="24"/>
          <w:szCs w:val="24"/>
        </w:rPr>
        <w:t xml:space="preserve"> -  Koristi se za sadr</w:t>
      </w:r>
      <w:r w:rsidRPr="00D05465">
        <w:rPr>
          <w:rFonts w:ascii="Times New Roman" w:hAnsi="Times New Roman" w:cs="Times New Roman"/>
          <w:sz w:val="24"/>
          <w:szCs w:val="24"/>
          <w:lang w:val="sr-Latn-BA"/>
        </w:rPr>
        <w:t>žaj koji je sporedan u odnosu na najbitniji sadržaj stranice i treba da bude vezan za taj njega.</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lang w:val="sr-Latn-BA"/>
        </w:rPr>
        <w:t>&lt;section&gt;</w:t>
      </w:r>
      <w:r w:rsidRPr="00D05465">
        <w:rPr>
          <w:rFonts w:ascii="Times New Roman" w:hAnsi="Times New Roman" w:cs="Times New Roman"/>
          <w:sz w:val="24"/>
          <w:szCs w:val="24"/>
          <w:lang w:val="sr-Latn-BA"/>
        </w:rPr>
        <w:t xml:space="preserve"> - Sadrži sekciju dokumenta kao što je p</w:t>
      </w:r>
      <w:r>
        <w:rPr>
          <w:rFonts w:ascii="Times New Roman" w:hAnsi="Times New Roman" w:cs="Times New Roman"/>
          <w:sz w:val="24"/>
          <w:szCs w:val="24"/>
          <w:lang w:val="sr-Latn-BA"/>
        </w:rPr>
        <w:t>oglavlje eseja, u sklopu zaglavl</w:t>
      </w:r>
      <w:r w:rsidRPr="00D05465">
        <w:rPr>
          <w:rFonts w:ascii="Times New Roman" w:hAnsi="Times New Roman" w:cs="Times New Roman"/>
          <w:sz w:val="24"/>
          <w:szCs w:val="24"/>
          <w:lang w:val="sr-Latn-BA"/>
        </w:rPr>
        <w:t xml:space="preserve">ja ili </w:t>
      </w:r>
      <w:r w:rsidRPr="00D05465">
        <w:rPr>
          <w:rFonts w:ascii="Times New Roman" w:hAnsi="Times New Roman" w:cs="Times New Roman"/>
          <w:i/>
          <w:sz w:val="24"/>
          <w:szCs w:val="24"/>
          <w:lang w:val="sr-Latn-BA"/>
        </w:rPr>
        <w:t>footer</w:t>
      </w:r>
      <w:r w:rsidRPr="00D05465">
        <w:rPr>
          <w:rFonts w:ascii="Times New Roman" w:hAnsi="Times New Roman" w:cs="Times New Roman"/>
          <w:sz w:val="24"/>
          <w:szCs w:val="24"/>
          <w:lang w:val="sr-Latn-BA"/>
        </w:rPr>
        <w:t>-a.</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lang w:val="sr-Latn-BA"/>
        </w:rPr>
        <w:t>&lt;figure&gt;</w:t>
      </w:r>
      <w:r w:rsidRPr="00D05465">
        <w:rPr>
          <w:rFonts w:ascii="Times New Roman" w:hAnsi="Times New Roman" w:cs="Times New Roman"/>
          <w:sz w:val="24"/>
          <w:szCs w:val="24"/>
          <w:lang w:val="sr-Latn-BA"/>
        </w:rPr>
        <w:t xml:space="preserve"> - Koristi se za prikazivanje nezavisnih slika, grafika, dijagrama i unutar njega se može nalaziti eleme</w:t>
      </w:r>
      <w:r>
        <w:rPr>
          <w:rFonts w:ascii="Times New Roman" w:hAnsi="Times New Roman" w:cs="Times New Roman"/>
          <w:sz w:val="24"/>
          <w:szCs w:val="24"/>
          <w:lang w:val="sr-Latn-BA"/>
        </w:rPr>
        <w:t>n</w:t>
      </w:r>
      <w:r w:rsidRPr="00D05465">
        <w:rPr>
          <w:rFonts w:ascii="Times New Roman" w:hAnsi="Times New Roman" w:cs="Times New Roman"/>
          <w:sz w:val="24"/>
          <w:szCs w:val="24"/>
          <w:lang w:val="sr-Latn-BA"/>
        </w:rPr>
        <w:t xml:space="preserve">t </w:t>
      </w:r>
      <w:r w:rsidRPr="0063023D">
        <w:rPr>
          <w:rFonts w:ascii="Times New Roman" w:hAnsi="Times New Roman" w:cs="Times New Roman"/>
          <w:i/>
          <w:sz w:val="24"/>
          <w:szCs w:val="24"/>
          <w:lang w:val="sr-Latn-BA"/>
        </w:rPr>
        <w:t>&lt;</w:t>
      </w:r>
      <w:r w:rsidRPr="000B5CA6">
        <w:rPr>
          <w:rFonts w:ascii="Times New Roman" w:hAnsi="Times New Roman" w:cs="Times New Roman"/>
          <w:i/>
          <w:sz w:val="24"/>
          <w:szCs w:val="24"/>
          <w:lang w:val="sr-Latn-BA"/>
        </w:rPr>
        <w:t>figcatption</w:t>
      </w:r>
      <w:r w:rsidRPr="0063023D">
        <w:rPr>
          <w:rFonts w:ascii="Times New Roman" w:hAnsi="Times New Roman" w:cs="Times New Roman"/>
          <w:i/>
          <w:sz w:val="24"/>
          <w:szCs w:val="24"/>
          <w:lang w:val="sr-Latn-BA"/>
        </w:rPr>
        <w:t>&gt;</w:t>
      </w:r>
      <w:r w:rsidRPr="00D05465">
        <w:rPr>
          <w:rFonts w:ascii="Times New Roman" w:hAnsi="Times New Roman" w:cs="Times New Roman"/>
          <w:sz w:val="24"/>
          <w:szCs w:val="24"/>
          <w:lang w:val="sr-Latn-BA"/>
        </w:rPr>
        <w:t xml:space="preserve"> za navođenje naslova.</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lang w:val="sr-Latn-BA"/>
        </w:rPr>
        <w:t>&lt;meter&gt;</w:t>
      </w:r>
      <w:r w:rsidRPr="00D05465">
        <w:rPr>
          <w:rFonts w:ascii="Times New Roman" w:hAnsi="Times New Roman" w:cs="Times New Roman"/>
          <w:sz w:val="24"/>
          <w:szCs w:val="24"/>
          <w:lang w:val="sr-Latn-BA"/>
        </w:rPr>
        <w:t xml:space="preserve"> - Element za grafičko predstavljanje vrijednosti u zadatom opsegu.</w:t>
      </w:r>
    </w:p>
    <w:p w:rsidR="00A20D00" w:rsidRPr="00D05465" w:rsidRDefault="00A20D00" w:rsidP="001D6452">
      <w:pPr>
        <w:pStyle w:val="ListParagraph"/>
        <w:numPr>
          <w:ilvl w:val="0"/>
          <w:numId w:val="21"/>
        </w:numPr>
        <w:spacing w:after="0" w:line="240" w:lineRule="auto"/>
        <w:jc w:val="both"/>
        <w:rPr>
          <w:rFonts w:ascii="Times New Roman" w:hAnsi="Times New Roman" w:cs="Times New Roman"/>
          <w:sz w:val="24"/>
          <w:szCs w:val="24"/>
        </w:rPr>
      </w:pPr>
      <w:r w:rsidRPr="00B022F5">
        <w:rPr>
          <w:rFonts w:ascii="Times New Roman" w:hAnsi="Times New Roman" w:cs="Times New Roman"/>
          <w:i/>
          <w:sz w:val="24"/>
          <w:szCs w:val="24"/>
          <w:lang w:val="sr-Latn-BA"/>
        </w:rPr>
        <w:t>&lt;progress&gt;</w:t>
      </w:r>
      <w:r w:rsidRPr="00D05465">
        <w:rPr>
          <w:rFonts w:ascii="Times New Roman" w:hAnsi="Times New Roman" w:cs="Times New Roman"/>
          <w:sz w:val="24"/>
          <w:szCs w:val="24"/>
          <w:lang w:val="sr-Latn-BA"/>
        </w:rPr>
        <w:t xml:space="preserve"> - Grafički predstavlja napredak</w:t>
      </w:r>
      <w:r>
        <w:rPr>
          <w:rFonts w:ascii="Times New Roman" w:hAnsi="Times New Roman" w:cs="Times New Roman"/>
          <w:sz w:val="24"/>
          <w:szCs w:val="24"/>
          <w:lang w:val="sr-Latn-BA"/>
        </w:rPr>
        <w:t xml:space="preserve"> procesa</w:t>
      </w:r>
      <w:r w:rsidRPr="00D05465">
        <w:rPr>
          <w:rFonts w:ascii="Times New Roman" w:hAnsi="Times New Roman" w:cs="Times New Roman"/>
          <w:sz w:val="24"/>
          <w:szCs w:val="24"/>
          <w:lang w:val="sr-Latn-BA"/>
        </w:rPr>
        <w:t xml:space="preserve"> završetka zadatka.  </w:t>
      </w:r>
    </w:p>
    <w:p w:rsidR="00A20D00" w:rsidRDefault="00A20D00" w:rsidP="001D6452">
      <w:pPr>
        <w:spacing w:after="0" w:line="240" w:lineRule="auto"/>
        <w:jc w:val="both"/>
        <w:rPr>
          <w:rFonts w:ascii="Times New Roman" w:hAnsi="Times New Roman" w:cs="Times New Roman"/>
          <w:sz w:val="24"/>
          <w:szCs w:val="24"/>
        </w:rPr>
      </w:pPr>
    </w:p>
    <w:p w:rsidR="00A20D00" w:rsidRDefault="00A20D00" w:rsidP="001D6452">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Pametne forme:</w:t>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p>
    <w:p w:rsidR="00A20D00" w:rsidRDefault="00A20D00" w:rsidP="001D645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HTML5 specifikacija poboljšava </w:t>
      </w:r>
      <w:r w:rsidRPr="00B022F5">
        <w:rPr>
          <w:rFonts w:ascii="Times New Roman" w:hAnsi="Times New Roman" w:cs="Times New Roman"/>
          <w:i/>
          <w:sz w:val="24"/>
          <w:szCs w:val="24"/>
        </w:rPr>
        <w:t>&lt;input&gt;</w:t>
      </w:r>
      <w:r>
        <w:rPr>
          <w:rFonts w:ascii="Times New Roman" w:hAnsi="Times New Roman" w:cs="Times New Roman"/>
          <w:sz w:val="24"/>
          <w:szCs w:val="24"/>
        </w:rPr>
        <w:t xml:space="preserve"> element dozvoljavajući nove vrijednosti za </w:t>
      </w:r>
      <w:r w:rsidRPr="00AA6294">
        <w:rPr>
          <w:rFonts w:ascii="Times New Roman" w:hAnsi="Times New Roman" w:cs="Times New Roman"/>
          <w:i/>
          <w:sz w:val="24"/>
          <w:szCs w:val="24"/>
        </w:rPr>
        <w:t>type</w:t>
      </w:r>
      <w:r>
        <w:rPr>
          <w:rFonts w:ascii="Times New Roman" w:hAnsi="Times New Roman" w:cs="Times New Roman"/>
          <w:sz w:val="24"/>
          <w:szCs w:val="24"/>
        </w:rPr>
        <w:t xml:space="preserve"> atribut, a to su: </w:t>
      </w:r>
      <w:r w:rsidRPr="00B022F5">
        <w:rPr>
          <w:rFonts w:ascii="Times New Roman" w:hAnsi="Times New Roman" w:cs="Times New Roman"/>
          <w:i/>
          <w:sz w:val="24"/>
          <w:szCs w:val="24"/>
        </w:rPr>
        <w:t>tel</w:t>
      </w:r>
      <w:r>
        <w:rPr>
          <w:rFonts w:ascii="Times New Roman" w:hAnsi="Times New Roman" w:cs="Times New Roman"/>
          <w:sz w:val="24"/>
          <w:szCs w:val="24"/>
        </w:rPr>
        <w:t xml:space="preserve"> – ulazna vrijednost je telefonski broj, </w:t>
      </w:r>
      <w:r w:rsidRPr="00F1689F">
        <w:rPr>
          <w:rFonts w:ascii="Times New Roman" w:hAnsi="Times New Roman" w:cs="Times New Roman"/>
          <w:i/>
          <w:sz w:val="24"/>
          <w:szCs w:val="24"/>
        </w:rPr>
        <w:t>search</w:t>
      </w:r>
      <w:r>
        <w:rPr>
          <w:rFonts w:ascii="Times New Roman" w:hAnsi="Times New Roman" w:cs="Times New Roman"/>
          <w:sz w:val="24"/>
          <w:szCs w:val="24"/>
        </w:rPr>
        <w:t xml:space="preserve"> – ulazno polje je </w:t>
      </w:r>
      <w:r w:rsidRPr="00F1689F">
        <w:rPr>
          <w:rFonts w:ascii="Times New Roman" w:hAnsi="Times New Roman" w:cs="Times New Roman"/>
          <w:i/>
          <w:sz w:val="24"/>
          <w:szCs w:val="24"/>
        </w:rPr>
        <w:t>search</w:t>
      </w:r>
      <w:r>
        <w:rPr>
          <w:rFonts w:ascii="Times New Roman" w:hAnsi="Times New Roman" w:cs="Times New Roman"/>
          <w:sz w:val="24"/>
          <w:szCs w:val="24"/>
        </w:rPr>
        <w:t xml:space="preserve">, </w:t>
      </w:r>
      <w:r w:rsidRPr="00B022F5">
        <w:rPr>
          <w:rFonts w:ascii="Times New Roman" w:hAnsi="Times New Roman" w:cs="Times New Roman"/>
          <w:i/>
          <w:sz w:val="24"/>
          <w:szCs w:val="24"/>
        </w:rPr>
        <w:t>url</w:t>
      </w:r>
      <w:r>
        <w:rPr>
          <w:rFonts w:ascii="Times New Roman" w:hAnsi="Times New Roman" w:cs="Times New Roman"/>
          <w:sz w:val="24"/>
          <w:szCs w:val="24"/>
        </w:rPr>
        <w:t xml:space="preserve"> – ulazna vrijednost je </w:t>
      </w:r>
      <w:r w:rsidRPr="00B022F5">
        <w:rPr>
          <w:rFonts w:ascii="Times New Roman" w:hAnsi="Times New Roman" w:cs="Times New Roman"/>
          <w:i/>
          <w:sz w:val="24"/>
          <w:szCs w:val="24"/>
        </w:rPr>
        <w:t>url</w:t>
      </w:r>
      <w:r>
        <w:rPr>
          <w:rFonts w:ascii="Times New Roman" w:hAnsi="Times New Roman" w:cs="Times New Roman"/>
          <w:sz w:val="24"/>
          <w:szCs w:val="24"/>
        </w:rPr>
        <w:t xml:space="preserve">, </w:t>
      </w:r>
      <w:r w:rsidRPr="00B022F5">
        <w:rPr>
          <w:rFonts w:ascii="Times New Roman" w:hAnsi="Times New Roman" w:cs="Times New Roman"/>
          <w:i/>
          <w:sz w:val="24"/>
          <w:szCs w:val="24"/>
        </w:rPr>
        <w:t>email</w:t>
      </w:r>
      <w:r>
        <w:rPr>
          <w:rFonts w:ascii="Times New Roman" w:hAnsi="Times New Roman" w:cs="Times New Roman"/>
          <w:sz w:val="24"/>
          <w:szCs w:val="24"/>
        </w:rPr>
        <w:t xml:space="preserve"> – ulazna vrijednost je </w:t>
      </w:r>
      <w:r w:rsidRPr="00B022F5">
        <w:rPr>
          <w:rFonts w:ascii="Times New Roman" w:hAnsi="Times New Roman" w:cs="Times New Roman"/>
          <w:i/>
          <w:sz w:val="24"/>
          <w:szCs w:val="24"/>
        </w:rPr>
        <w:t>email</w:t>
      </w:r>
      <w:r>
        <w:rPr>
          <w:rFonts w:ascii="Times New Roman" w:hAnsi="Times New Roman" w:cs="Times New Roman"/>
          <w:sz w:val="24"/>
          <w:szCs w:val="24"/>
        </w:rPr>
        <w:t xml:space="preserve">, </w:t>
      </w:r>
      <w:r w:rsidRPr="00B022F5">
        <w:rPr>
          <w:rFonts w:ascii="Times New Roman" w:hAnsi="Times New Roman" w:cs="Times New Roman"/>
          <w:i/>
          <w:sz w:val="24"/>
          <w:szCs w:val="24"/>
        </w:rPr>
        <w:t>datetime</w:t>
      </w:r>
      <w:r>
        <w:rPr>
          <w:rFonts w:ascii="Times New Roman" w:hAnsi="Times New Roman" w:cs="Times New Roman"/>
          <w:sz w:val="24"/>
          <w:szCs w:val="24"/>
        </w:rPr>
        <w:t xml:space="preserve">, </w:t>
      </w:r>
      <w:r w:rsidRPr="00B022F5">
        <w:rPr>
          <w:rFonts w:ascii="Times New Roman" w:hAnsi="Times New Roman" w:cs="Times New Roman"/>
          <w:i/>
          <w:sz w:val="24"/>
          <w:szCs w:val="24"/>
        </w:rPr>
        <w:t>date</w:t>
      </w:r>
      <w:r>
        <w:rPr>
          <w:rFonts w:ascii="Times New Roman" w:hAnsi="Times New Roman" w:cs="Times New Roman"/>
          <w:sz w:val="24"/>
          <w:szCs w:val="24"/>
        </w:rPr>
        <w:t xml:space="preserve">, </w:t>
      </w:r>
      <w:r w:rsidRPr="00B022F5">
        <w:rPr>
          <w:rFonts w:ascii="Times New Roman" w:hAnsi="Times New Roman" w:cs="Times New Roman"/>
          <w:i/>
          <w:sz w:val="24"/>
          <w:szCs w:val="24"/>
        </w:rPr>
        <w:t>month</w:t>
      </w:r>
      <w:r>
        <w:rPr>
          <w:rFonts w:ascii="Times New Roman" w:hAnsi="Times New Roman" w:cs="Times New Roman"/>
          <w:sz w:val="24"/>
          <w:szCs w:val="24"/>
        </w:rPr>
        <w:t xml:space="preserve">, </w:t>
      </w:r>
      <w:r w:rsidRPr="00B022F5">
        <w:rPr>
          <w:rFonts w:ascii="Times New Roman" w:hAnsi="Times New Roman" w:cs="Times New Roman"/>
          <w:i/>
          <w:sz w:val="24"/>
          <w:szCs w:val="24"/>
        </w:rPr>
        <w:t>week</w:t>
      </w:r>
      <w:r>
        <w:rPr>
          <w:rFonts w:ascii="Times New Roman" w:hAnsi="Times New Roman" w:cs="Times New Roman"/>
          <w:sz w:val="24"/>
          <w:szCs w:val="24"/>
        </w:rPr>
        <w:t xml:space="preserve">, </w:t>
      </w:r>
      <w:r w:rsidRPr="00B022F5">
        <w:rPr>
          <w:rFonts w:ascii="Times New Roman" w:hAnsi="Times New Roman" w:cs="Times New Roman"/>
          <w:i/>
          <w:sz w:val="24"/>
          <w:szCs w:val="24"/>
        </w:rPr>
        <w:t>time</w:t>
      </w:r>
      <w:r>
        <w:rPr>
          <w:rFonts w:ascii="Times New Roman" w:hAnsi="Times New Roman" w:cs="Times New Roman"/>
          <w:sz w:val="24"/>
          <w:szCs w:val="24"/>
        </w:rPr>
        <w:t xml:space="preserve">, </w:t>
      </w:r>
      <w:r w:rsidRPr="00B022F5">
        <w:rPr>
          <w:rFonts w:ascii="Times New Roman" w:hAnsi="Times New Roman" w:cs="Times New Roman"/>
          <w:i/>
          <w:sz w:val="24"/>
          <w:szCs w:val="24"/>
        </w:rPr>
        <w:t>datetime-local</w:t>
      </w:r>
      <w:r>
        <w:rPr>
          <w:rFonts w:ascii="Times New Roman" w:hAnsi="Times New Roman" w:cs="Times New Roman"/>
          <w:sz w:val="24"/>
          <w:szCs w:val="24"/>
        </w:rPr>
        <w:t xml:space="preserve">, </w:t>
      </w:r>
      <w:r w:rsidRPr="00B022F5">
        <w:rPr>
          <w:rFonts w:ascii="Times New Roman" w:hAnsi="Times New Roman" w:cs="Times New Roman"/>
          <w:i/>
          <w:sz w:val="24"/>
          <w:szCs w:val="24"/>
        </w:rPr>
        <w:t>number</w:t>
      </w:r>
      <w:r>
        <w:rPr>
          <w:rFonts w:ascii="Times New Roman" w:hAnsi="Times New Roman" w:cs="Times New Roman"/>
          <w:sz w:val="24"/>
          <w:szCs w:val="24"/>
        </w:rPr>
        <w:t xml:space="preserve">, </w:t>
      </w:r>
      <w:r w:rsidRPr="00B022F5">
        <w:rPr>
          <w:rFonts w:ascii="Times New Roman" w:hAnsi="Times New Roman" w:cs="Times New Roman"/>
          <w:i/>
          <w:sz w:val="24"/>
          <w:szCs w:val="24"/>
        </w:rPr>
        <w:t>range</w:t>
      </w:r>
      <w:r>
        <w:rPr>
          <w:rFonts w:ascii="Times New Roman" w:hAnsi="Times New Roman" w:cs="Times New Roman"/>
          <w:sz w:val="24"/>
          <w:szCs w:val="24"/>
        </w:rPr>
        <w:t xml:space="preserve">, </w:t>
      </w:r>
      <w:r w:rsidRPr="00B022F5">
        <w:rPr>
          <w:rFonts w:ascii="Times New Roman" w:hAnsi="Times New Roman" w:cs="Times New Roman"/>
          <w:i/>
          <w:sz w:val="24"/>
          <w:szCs w:val="24"/>
        </w:rPr>
        <w:t>color</w:t>
      </w:r>
      <w:r>
        <w:rPr>
          <w:rFonts w:ascii="Times New Roman" w:hAnsi="Times New Roman" w:cs="Times New Roman"/>
          <w:sz w:val="24"/>
          <w:szCs w:val="24"/>
        </w:rPr>
        <w:t xml:space="preserve"> – u heksadecimalnom zapisu. Takođe, HTML5 nudi nekoliko novih atributa za elemente forme: </w:t>
      </w:r>
      <w:r w:rsidRPr="00B022F5">
        <w:rPr>
          <w:rFonts w:ascii="Times New Roman" w:hAnsi="Times New Roman" w:cs="Times New Roman"/>
          <w:i/>
          <w:sz w:val="24"/>
          <w:szCs w:val="24"/>
        </w:rPr>
        <w:t>autofocus</w:t>
      </w:r>
      <w:r>
        <w:rPr>
          <w:rFonts w:ascii="Times New Roman" w:hAnsi="Times New Roman" w:cs="Times New Roman"/>
          <w:sz w:val="24"/>
          <w:szCs w:val="24"/>
        </w:rPr>
        <w:t xml:space="preserve">, </w:t>
      </w:r>
      <w:r w:rsidRPr="00B022F5">
        <w:rPr>
          <w:rFonts w:ascii="Times New Roman" w:hAnsi="Times New Roman" w:cs="Times New Roman"/>
          <w:i/>
          <w:sz w:val="24"/>
          <w:szCs w:val="24"/>
        </w:rPr>
        <w:t>placeholder</w:t>
      </w:r>
      <w:r>
        <w:rPr>
          <w:rFonts w:ascii="Times New Roman" w:hAnsi="Times New Roman" w:cs="Times New Roman"/>
          <w:sz w:val="24"/>
          <w:szCs w:val="24"/>
        </w:rPr>
        <w:t xml:space="preserve">, </w:t>
      </w:r>
      <w:r w:rsidRPr="00B022F5">
        <w:rPr>
          <w:rFonts w:ascii="Times New Roman" w:hAnsi="Times New Roman" w:cs="Times New Roman"/>
          <w:i/>
          <w:sz w:val="24"/>
          <w:szCs w:val="24"/>
        </w:rPr>
        <w:t>required</w:t>
      </w:r>
      <w:r>
        <w:rPr>
          <w:rFonts w:ascii="Times New Roman" w:hAnsi="Times New Roman" w:cs="Times New Roman"/>
          <w:sz w:val="24"/>
          <w:szCs w:val="24"/>
        </w:rPr>
        <w:t xml:space="preserve">. </w:t>
      </w:r>
    </w:p>
    <w:p w:rsidR="00A20D00" w:rsidRDefault="00A20D00" w:rsidP="001D6452">
      <w:pPr>
        <w:spacing w:after="0" w:line="240" w:lineRule="auto"/>
        <w:ind w:firstLine="720"/>
        <w:jc w:val="both"/>
        <w:rPr>
          <w:rFonts w:ascii="Times New Roman" w:hAnsi="Times New Roman" w:cs="Times New Roman"/>
          <w:sz w:val="24"/>
          <w:szCs w:val="24"/>
        </w:rPr>
      </w:pPr>
    </w:p>
    <w:p w:rsidR="00A20D00" w:rsidRDefault="00A20D00" w:rsidP="001D6452">
      <w:pPr>
        <w:spacing w:after="0" w:line="240" w:lineRule="auto"/>
        <w:ind w:left="1440" w:firstLine="726"/>
        <w:jc w:val="both"/>
        <w:rPr>
          <w:rFonts w:ascii="Times New Roman" w:hAnsi="Times New Roman" w:cs="Times New Roman"/>
          <w:sz w:val="24"/>
          <w:szCs w:val="24"/>
        </w:rPr>
      </w:pPr>
    </w:p>
    <w:p w:rsidR="00A20D00" w:rsidRDefault="00A20D00" w:rsidP="001D6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Novi elementi forme:</w:t>
      </w:r>
    </w:p>
    <w:p w:rsidR="00A20D00" w:rsidRDefault="00A20D00" w:rsidP="001D6452">
      <w:pPr>
        <w:spacing w:after="0" w:line="240" w:lineRule="auto"/>
        <w:jc w:val="both"/>
        <w:rPr>
          <w:rFonts w:ascii="Times New Roman" w:hAnsi="Times New Roman" w:cs="Times New Roman"/>
          <w:sz w:val="24"/>
          <w:szCs w:val="24"/>
        </w:rPr>
      </w:pPr>
    </w:p>
    <w:p w:rsidR="00A20D00" w:rsidRDefault="00A20D00" w:rsidP="001D6452">
      <w:pPr>
        <w:spacing w:after="0" w:line="240" w:lineRule="auto"/>
        <w:ind w:firstLine="720"/>
        <w:jc w:val="both"/>
        <w:rPr>
          <w:rFonts w:ascii="Times New Roman" w:hAnsi="Times New Roman" w:cs="Times New Roman"/>
          <w:sz w:val="24"/>
          <w:szCs w:val="24"/>
        </w:rPr>
      </w:pPr>
      <w:r w:rsidRPr="00AA6294">
        <w:rPr>
          <w:rFonts w:ascii="Times New Roman" w:hAnsi="Times New Roman" w:cs="Times New Roman"/>
          <w:i/>
          <w:sz w:val="24"/>
          <w:szCs w:val="24"/>
        </w:rPr>
        <w:t>&lt;datalist&gt;</w:t>
      </w:r>
      <w:r>
        <w:rPr>
          <w:rFonts w:ascii="Times New Roman" w:hAnsi="Times New Roman" w:cs="Times New Roman"/>
          <w:sz w:val="24"/>
          <w:szCs w:val="24"/>
        </w:rPr>
        <w:t xml:space="preserve"> - Padajuća lista opcija za ulaznu vrijednost. Input element koristi atribut </w:t>
      </w:r>
      <w:r w:rsidRPr="00AA6294">
        <w:rPr>
          <w:rFonts w:ascii="Times New Roman" w:hAnsi="Times New Roman" w:cs="Times New Roman"/>
          <w:i/>
          <w:sz w:val="24"/>
          <w:szCs w:val="24"/>
        </w:rPr>
        <w:t>list</w:t>
      </w:r>
      <w:r>
        <w:rPr>
          <w:rFonts w:ascii="Times New Roman" w:hAnsi="Times New Roman" w:cs="Times New Roman"/>
          <w:sz w:val="24"/>
          <w:szCs w:val="24"/>
        </w:rPr>
        <w:t xml:space="preserve"> za povezivanje sa </w:t>
      </w:r>
      <w:r w:rsidRPr="00AA6294">
        <w:rPr>
          <w:rFonts w:ascii="Times New Roman" w:hAnsi="Times New Roman" w:cs="Times New Roman"/>
          <w:i/>
          <w:sz w:val="24"/>
          <w:szCs w:val="24"/>
        </w:rPr>
        <w:t>datalist</w:t>
      </w:r>
      <w:r>
        <w:rPr>
          <w:rFonts w:ascii="Times New Roman" w:hAnsi="Times New Roman" w:cs="Times New Roman"/>
          <w:sz w:val="24"/>
          <w:szCs w:val="24"/>
        </w:rPr>
        <w:t xml:space="preserve">. </w:t>
      </w:r>
    </w:p>
    <w:p w:rsidR="00A20D00" w:rsidRDefault="00A20D00" w:rsidP="001D6452">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i/>
          <w:sz w:val="24"/>
          <w:szCs w:val="24"/>
          <w:lang w:val="sr-Latn-BA"/>
        </w:rPr>
        <w:t xml:space="preserve">&lt;keygen&gt; </w:t>
      </w:r>
      <w:r>
        <w:rPr>
          <w:rFonts w:ascii="Times New Roman" w:hAnsi="Times New Roman" w:cs="Times New Roman"/>
          <w:sz w:val="24"/>
          <w:szCs w:val="24"/>
          <w:lang w:val="sr-Latn-BA"/>
        </w:rPr>
        <w:t>- Koristi se za generisanje para kriptografskih ključeva. Javni ključ se šalje zajedno sa svim podacima forme kako bi bio dostupan serveru, dok privatni ključ ostaje na strani klijenta.</w:t>
      </w:r>
    </w:p>
    <w:p w:rsidR="00A20D00" w:rsidRDefault="00A20D00" w:rsidP="001D6452">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i/>
          <w:sz w:val="24"/>
          <w:szCs w:val="24"/>
          <w:lang w:val="sr-Latn-BA"/>
        </w:rPr>
        <w:t xml:space="preserve">&lt;output&gt; </w:t>
      </w:r>
      <w:r>
        <w:rPr>
          <w:rFonts w:ascii="Times New Roman" w:hAnsi="Times New Roman" w:cs="Times New Roman"/>
          <w:sz w:val="24"/>
          <w:szCs w:val="24"/>
          <w:lang w:val="sr-Latn-BA"/>
        </w:rPr>
        <w:t xml:space="preserve">- Predstavlja rezultat izračunavanja, gdje izračunavanje npr. može biti rezultat množenja unešenog broja u input polje sa nekom vrijednošću. </w:t>
      </w:r>
    </w:p>
    <w:p w:rsidR="00FA40B9" w:rsidRDefault="00FA40B9" w:rsidP="001D6452">
      <w:pPr>
        <w:spacing w:after="0" w:line="240" w:lineRule="auto"/>
        <w:ind w:firstLine="720"/>
        <w:jc w:val="both"/>
        <w:rPr>
          <w:rFonts w:ascii="Times New Roman" w:hAnsi="Times New Roman" w:cs="Times New Roman"/>
          <w:sz w:val="24"/>
          <w:szCs w:val="24"/>
          <w:lang w:val="sr-Latn-BA"/>
        </w:rPr>
      </w:pPr>
    </w:p>
    <w:p w:rsidR="007410F9" w:rsidRDefault="007410F9" w:rsidP="001D6452">
      <w:pPr>
        <w:spacing w:after="0" w:line="240" w:lineRule="auto"/>
        <w:ind w:firstLine="720"/>
        <w:jc w:val="both"/>
        <w:rPr>
          <w:rFonts w:ascii="Times New Roman" w:hAnsi="Times New Roman" w:cs="Times New Roman"/>
          <w:sz w:val="24"/>
          <w:szCs w:val="24"/>
          <w:lang w:val="sr-Latn-BA"/>
        </w:rPr>
      </w:pPr>
    </w:p>
    <w:p w:rsidR="007410F9" w:rsidRDefault="007410F9" w:rsidP="001D6452">
      <w:pPr>
        <w:spacing w:after="0" w:line="240" w:lineRule="auto"/>
        <w:ind w:firstLine="720"/>
        <w:jc w:val="both"/>
        <w:rPr>
          <w:rFonts w:ascii="Times New Roman" w:hAnsi="Times New Roman" w:cs="Times New Roman"/>
          <w:sz w:val="24"/>
          <w:szCs w:val="24"/>
          <w:lang w:val="sr-Latn-BA"/>
        </w:rPr>
      </w:pPr>
    </w:p>
    <w:p w:rsidR="001D6452" w:rsidRDefault="001D6452" w:rsidP="001D6452">
      <w:pPr>
        <w:spacing w:after="0" w:line="240" w:lineRule="auto"/>
        <w:ind w:firstLine="720"/>
        <w:jc w:val="both"/>
        <w:rPr>
          <w:rFonts w:ascii="Times New Roman" w:hAnsi="Times New Roman" w:cs="Times New Roman"/>
          <w:sz w:val="24"/>
          <w:szCs w:val="24"/>
          <w:lang w:val="sr-Latn-BA"/>
        </w:rPr>
      </w:pPr>
    </w:p>
    <w:p w:rsidR="001D6452" w:rsidRDefault="001D6452" w:rsidP="001D6452">
      <w:pPr>
        <w:spacing w:after="0" w:line="240" w:lineRule="auto"/>
        <w:ind w:firstLine="720"/>
        <w:jc w:val="both"/>
        <w:rPr>
          <w:rFonts w:ascii="Times New Roman" w:hAnsi="Times New Roman" w:cs="Times New Roman"/>
          <w:sz w:val="24"/>
          <w:szCs w:val="24"/>
          <w:lang w:val="sr-Latn-BA"/>
        </w:rPr>
      </w:pPr>
    </w:p>
    <w:p w:rsidR="001D6452" w:rsidRDefault="001D6452" w:rsidP="001D6452">
      <w:pPr>
        <w:spacing w:after="0" w:line="240" w:lineRule="auto"/>
        <w:ind w:firstLine="720"/>
        <w:jc w:val="both"/>
        <w:rPr>
          <w:rFonts w:ascii="Times New Roman" w:hAnsi="Times New Roman" w:cs="Times New Roman"/>
          <w:sz w:val="24"/>
          <w:szCs w:val="24"/>
          <w:lang w:val="sr-Latn-BA"/>
        </w:rPr>
      </w:pPr>
    </w:p>
    <w:p w:rsidR="00FA40B9" w:rsidRDefault="00FA40B9" w:rsidP="001D6452">
      <w:pPr>
        <w:spacing w:after="0" w:line="240" w:lineRule="auto"/>
        <w:ind w:firstLine="720"/>
        <w:jc w:val="both"/>
        <w:rPr>
          <w:rFonts w:ascii="Times New Roman" w:hAnsi="Times New Roman" w:cs="Times New Roman"/>
          <w:sz w:val="24"/>
          <w:szCs w:val="24"/>
          <w:lang w:val="sr-Latn-BA"/>
        </w:rPr>
      </w:pPr>
    </w:p>
    <w:p w:rsidR="00A20D00" w:rsidRDefault="00A20D00" w:rsidP="001D6452">
      <w:pPr>
        <w:spacing w:after="0" w:line="240" w:lineRule="auto"/>
        <w:ind w:firstLine="720"/>
        <w:jc w:val="both"/>
        <w:rPr>
          <w:rFonts w:ascii="Times New Roman" w:hAnsi="Times New Roman" w:cs="Times New Roman"/>
          <w:sz w:val="24"/>
          <w:szCs w:val="24"/>
        </w:rPr>
      </w:pPr>
    </w:p>
    <w:p w:rsidR="00A20D00" w:rsidRDefault="00A20D00" w:rsidP="001D6452">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lastRenderedPageBreak/>
        <w:t>Video i Audio:</w:t>
      </w:r>
    </w:p>
    <w:p w:rsidR="00A20D00" w:rsidRDefault="00A20D00" w:rsidP="001D6452">
      <w:pPr>
        <w:spacing w:after="0" w:line="240" w:lineRule="auto"/>
        <w:jc w:val="both"/>
        <w:rPr>
          <w:rFonts w:ascii="Times New Roman" w:hAnsi="Times New Roman" w:cs="Times New Roman"/>
          <w:color w:val="17365D" w:themeColor="text2" w:themeShade="BF"/>
          <w:sz w:val="24"/>
          <w:szCs w:val="24"/>
        </w:rPr>
      </w:pPr>
    </w:p>
    <w:p w:rsidR="00A20D00" w:rsidRDefault="00A20D00" w:rsidP="001D6452">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Pomoću taga </w:t>
      </w:r>
      <w:r w:rsidRPr="00AA6294">
        <w:rPr>
          <w:rFonts w:ascii="Times New Roman" w:hAnsi="Times New Roman" w:cs="Times New Roman"/>
          <w:i/>
          <w:sz w:val="24"/>
          <w:szCs w:val="24"/>
        </w:rPr>
        <w:t>&lt;video&gt;</w:t>
      </w:r>
      <w:r>
        <w:rPr>
          <w:rFonts w:ascii="Times New Roman" w:hAnsi="Times New Roman" w:cs="Times New Roman"/>
          <w:sz w:val="24"/>
          <w:szCs w:val="24"/>
        </w:rPr>
        <w:t xml:space="preserve"> se u okviru pretraživača može pogledati video sadržaj. Kako bi bila omogućena podrška za različite čitače i uređaje, video treba da bude enkodovan u više formata. Na Slici 2.2 je</w:t>
      </w:r>
      <w:r w:rsidR="007410F9">
        <w:rPr>
          <w:rFonts w:ascii="Times New Roman" w:hAnsi="Times New Roman" w:cs="Times New Roman"/>
          <w:sz w:val="24"/>
          <w:szCs w:val="24"/>
        </w:rPr>
        <w:t xml:space="preserve"> prikazan primjer upotrebe taga.</w:t>
      </w:r>
    </w:p>
    <w:p w:rsidR="00A20D00" w:rsidRDefault="00A20D00" w:rsidP="00A20D00">
      <w:pPr>
        <w:ind w:firstLine="720"/>
        <w:jc w:val="both"/>
        <w:rPr>
          <w:rFonts w:ascii="Times New Roman" w:hAnsi="Times New Roman" w:cs="Times New Roman"/>
          <w:sz w:val="24"/>
          <w:szCs w:val="24"/>
        </w:rPr>
      </w:pPr>
    </w:p>
    <w:p w:rsidR="00A20D00" w:rsidRDefault="0010006C" w:rsidP="00A20D00">
      <w:pPr>
        <w:jc w:val="both"/>
      </w:pPr>
      <w:r>
        <w:rPr>
          <w:noProof/>
        </w:rPr>
        <w:pict>
          <v:shape id="Text Box 60" o:spid="_x0000_s1028" type="#_x0000_t202" style="position:absolute;left:0;text-align:left;margin-left:.75pt;margin-top:3.4pt;width:449.25pt;height:186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" fillcolor="white [3201]" strokeweight=".5pt">
            <v:path arrowok="t"/>
            <v:textbox>
              <w:txbxContent>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&lt;!DOCTYPE  HTML&gt;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&lt;html&gt;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t>&lt;head&gt;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t>&lt;title&gt;Video&lt;/title&gt;</w:t>
                  </w:r>
                  <w:r w:rsidRPr="009A7FB3">
                    <w:rPr>
                      <w:rFonts w:ascii="Courier New" w:hAnsi="Courier New" w:cs="Courier New"/>
                    </w:rPr>
                    <w:tab/>
                  </w:r>
                </w:p>
                <w:p w:rsidR="000D75C7" w:rsidRPr="009A7FB3" w:rsidRDefault="000D75C7" w:rsidP="00A20D00">
                  <w:pPr>
                    <w:shd w:val="clear" w:color="auto" w:fill="FFFFFF" w:themeFill="background1"/>
                    <w:spacing w:after="0" w:line="240" w:lineRule="auto"/>
                    <w:ind w:firstLine="720"/>
                    <w:jc w:val="both"/>
                    <w:rPr>
                      <w:rFonts w:ascii="Courier New" w:hAnsi="Courier New" w:cs="Courier New"/>
                    </w:rPr>
                  </w:pPr>
                  <w:r w:rsidRPr="009A7FB3">
                    <w:rPr>
                      <w:rFonts w:ascii="Courier New" w:hAnsi="Courier New" w:cs="Courier New"/>
                    </w:rPr>
                    <w:t>&lt;/head&gt;</w:t>
                  </w:r>
                </w:p>
                <w:p w:rsidR="000D75C7" w:rsidRPr="009A7FB3" w:rsidRDefault="000D75C7" w:rsidP="00A20D00">
                  <w:pPr>
                    <w:shd w:val="clear" w:color="auto" w:fill="FFFFFF" w:themeFill="background1"/>
                    <w:spacing w:after="0" w:line="240" w:lineRule="auto"/>
                    <w:ind w:firstLine="720"/>
                    <w:jc w:val="both"/>
                    <w:rPr>
                      <w:rFonts w:ascii="Courier New" w:hAnsi="Courier New" w:cs="Courier New"/>
                    </w:rPr>
                  </w:pPr>
                  <w:r w:rsidRPr="009A7FB3">
                    <w:rPr>
                      <w:rFonts w:ascii="Courier New" w:hAnsi="Courier New" w:cs="Courier New"/>
                    </w:rPr>
                    <w:t>&lt;body&gt;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t>&lt;video width=”320” height=”240” controls&gt;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r>
                  <w:r w:rsidRPr="009A7FB3">
                    <w:rPr>
                      <w:rFonts w:ascii="Courier New" w:hAnsi="Courier New" w:cs="Courier New"/>
                    </w:rPr>
                    <w:tab/>
                    <w:t>&lt;source src=”movie.mp4” type=”video/mp4”&gt;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r>
                  <w:r w:rsidRPr="009A7FB3">
                    <w:rPr>
                      <w:rFonts w:ascii="Courier New" w:hAnsi="Courier New" w:cs="Courier New"/>
                    </w:rPr>
                    <w:tab/>
                    <w:t>&lt;source src=”movie.ogg” type=”video/ogg”&gt;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r>
                  <w:r w:rsidRPr="009A7FB3">
                    <w:rPr>
                      <w:rFonts w:ascii="Courier New" w:hAnsi="Courier New" w:cs="Courier New"/>
                    </w:rPr>
                    <w:tab/>
                    <w:t>&lt;source src=”movie.webm” type=”video/webm”&gt;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r>
                  <w:r w:rsidRPr="009A7FB3">
                    <w:rPr>
                      <w:rFonts w:ascii="Courier New" w:hAnsi="Courier New" w:cs="Courier New"/>
                    </w:rPr>
                    <w:tab/>
                    <w:t>Your browser does not support the video tag.</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ab/>
                  </w:r>
                  <w:r w:rsidRPr="009A7FB3">
                    <w:rPr>
                      <w:rFonts w:ascii="Courier New" w:hAnsi="Courier New" w:cs="Courier New"/>
                    </w:rPr>
                    <w:tab/>
                    <w:t>&lt;/video&gt;</w:t>
                  </w:r>
                  <w:r w:rsidRPr="009A7FB3">
                    <w:rPr>
                      <w:rFonts w:ascii="Courier New" w:hAnsi="Courier New" w:cs="Courier New"/>
                    </w:rPr>
                    <w:tab/>
                  </w:r>
                  <w:r w:rsidRPr="009A7FB3">
                    <w:rPr>
                      <w:rFonts w:ascii="Courier New" w:hAnsi="Courier New" w:cs="Courier New"/>
                    </w:rPr>
                    <w:tab/>
                  </w:r>
                </w:p>
                <w:p w:rsidR="000D75C7" w:rsidRPr="009A7FB3" w:rsidRDefault="000D75C7" w:rsidP="00A20D00">
                  <w:pPr>
                    <w:shd w:val="clear" w:color="auto" w:fill="FFFFFF" w:themeFill="background1"/>
                    <w:spacing w:after="0" w:line="240" w:lineRule="auto"/>
                    <w:ind w:firstLine="720"/>
                    <w:jc w:val="both"/>
                    <w:rPr>
                      <w:rFonts w:ascii="Courier New" w:hAnsi="Courier New" w:cs="Courier New"/>
                    </w:rPr>
                  </w:pPr>
                  <w:r w:rsidRPr="009A7FB3">
                    <w:rPr>
                      <w:rFonts w:ascii="Courier New" w:hAnsi="Courier New" w:cs="Courier New"/>
                    </w:rPr>
                    <w:t>&lt;/body&gt;</w:t>
                  </w:r>
                </w:p>
                <w:p w:rsidR="000D75C7" w:rsidRPr="009A7FB3" w:rsidRDefault="000D75C7" w:rsidP="00A20D00">
                  <w:pPr>
                    <w:shd w:val="clear" w:color="auto" w:fill="FFFFFF" w:themeFill="background1"/>
                    <w:spacing w:after="0" w:line="240" w:lineRule="auto"/>
                    <w:jc w:val="both"/>
                    <w:rPr>
                      <w:rFonts w:ascii="Courier New" w:hAnsi="Courier New" w:cs="Courier New"/>
                    </w:rPr>
                  </w:pPr>
                  <w:r w:rsidRPr="009A7FB3">
                    <w:rPr>
                      <w:rFonts w:ascii="Courier New" w:hAnsi="Courier New" w:cs="Courier New"/>
                    </w:rPr>
                    <w:t>&lt;/html&gt;</w:t>
                  </w:r>
                </w:p>
                <w:p w:rsidR="000D75C7" w:rsidRDefault="000D75C7" w:rsidP="00A20D00"/>
              </w:txbxContent>
            </v:textbox>
          </v:shape>
        </w:pict>
      </w:r>
    </w:p>
    <w:p w:rsidR="00A20D00" w:rsidRDefault="00A20D00" w:rsidP="00A20D00">
      <w:pPr>
        <w:jc w:val="both"/>
      </w:pPr>
    </w:p>
    <w:p w:rsidR="00A20D00" w:rsidRPr="00316656" w:rsidRDefault="00A20D00" w:rsidP="00A20D00">
      <w:pPr>
        <w:jc w:val="both"/>
      </w:pPr>
    </w:p>
    <w:p w:rsidR="00A20D00" w:rsidRPr="00316656" w:rsidRDefault="00A20D00" w:rsidP="00A20D00">
      <w:pPr>
        <w:jc w:val="both"/>
      </w:pPr>
    </w:p>
    <w:p w:rsidR="00A20D00" w:rsidRPr="00316656" w:rsidRDefault="00A20D00" w:rsidP="00A20D00">
      <w:pPr>
        <w:jc w:val="both"/>
      </w:pPr>
    </w:p>
    <w:p w:rsidR="00A20D00" w:rsidRPr="00316656" w:rsidRDefault="00A20D00" w:rsidP="00A20D00">
      <w:pPr>
        <w:jc w:val="both"/>
      </w:pPr>
    </w:p>
    <w:p w:rsidR="00A20D00" w:rsidRDefault="00A20D00" w:rsidP="00A20D00">
      <w:pPr>
        <w:jc w:val="both"/>
      </w:pPr>
    </w:p>
    <w:p w:rsidR="00A20D00" w:rsidRDefault="00A20D00" w:rsidP="00A20D00">
      <w:pPr>
        <w:ind w:firstLine="720"/>
        <w:jc w:val="both"/>
      </w:pPr>
    </w:p>
    <w:p w:rsidR="00A20D00" w:rsidRDefault="0010006C" w:rsidP="00A20D00">
      <w:pPr>
        <w:jc w:val="both"/>
      </w:pPr>
      <w:r>
        <w:rPr>
          <w:noProof/>
        </w:rPr>
        <w:pict>
          <v:shape id="Text Box 6" o:spid="_x0000_s1029" type="#_x0000_t202" style="position:absolute;left:0;text-align:left;margin-left:.75pt;margin-top:14.7pt;width:449.25pt;height:21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" stroked="f">
            <v:path arrowok="t"/>
            <v:textbox style="mso-fit-shape-to-text:t" inset="0,0,0,0">
              <w:txbxContent>
                <w:p w:rsidR="000D75C7" w:rsidRPr="007410F9" w:rsidRDefault="000D75C7" w:rsidP="00A20D00">
                  <w:pPr>
                    <w:pStyle w:val="Caption"/>
                    <w:jc w:val="center"/>
                    <w:rPr>
                      <w:rFonts w:ascii="Times New Roman" w:hAnsi="Times New Roman" w:cs="Times New Roman"/>
                      <w:i/>
                      <w:noProof/>
                      <w:sz w:val="24"/>
                      <w:szCs w:val="24"/>
                    </w:rPr>
                  </w:pPr>
                  <w:r w:rsidRPr="007410F9">
                    <w:rPr>
                      <w:rFonts w:ascii="Times New Roman" w:hAnsi="Times New Roman" w:cs="Times New Roman"/>
                      <w:i/>
                    </w:rPr>
                    <w:t>Slika 2.2 – Primjer upotrebe taga u HTML5</w:t>
                  </w:r>
                </w:p>
              </w:txbxContent>
            </v:textbox>
          </v:shape>
        </w:pict>
      </w:r>
    </w:p>
    <w:p w:rsidR="00A20D00" w:rsidRDefault="00A20D00" w:rsidP="00731BDA">
      <w:pPr>
        <w:spacing w:after="0" w:line="240" w:lineRule="auto"/>
        <w:jc w:val="both"/>
      </w:pPr>
    </w:p>
    <w:p w:rsidR="00A20D00" w:rsidRDefault="00A20D00" w:rsidP="00731BDA">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Kao što se vidi na slici, unutar taga </w:t>
      </w:r>
      <w:r w:rsidRPr="0063023D">
        <w:rPr>
          <w:rFonts w:ascii="Times New Roman" w:hAnsi="Times New Roman" w:cs="Times New Roman"/>
          <w:i/>
          <w:sz w:val="24"/>
          <w:szCs w:val="24"/>
        </w:rPr>
        <w:t>&lt;</w:t>
      </w:r>
      <w:r w:rsidRPr="00254667">
        <w:rPr>
          <w:rFonts w:ascii="Times New Roman" w:hAnsi="Times New Roman" w:cs="Times New Roman"/>
          <w:i/>
          <w:sz w:val="24"/>
          <w:szCs w:val="24"/>
        </w:rPr>
        <w:t>video</w:t>
      </w:r>
      <w:r w:rsidRPr="0063023D">
        <w:rPr>
          <w:rFonts w:ascii="Times New Roman" w:hAnsi="Times New Roman" w:cs="Times New Roman"/>
          <w:i/>
          <w:sz w:val="24"/>
          <w:szCs w:val="24"/>
        </w:rPr>
        <w:t>&gt;</w:t>
      </w:r>
      <w:r>
        <w:rPr>
          <w:rFonts w:ascii="Times New Roman" w:hAnsi="Times New Roman" w:cs="Times New Roman"/>
          <w:sz w:val="24"/>
          <w:szCs w:val="24"/>
        </w:rPr>
        <w:t xml:space="preserve">, navode se tagovi </w:t>
      </w:r>
      <w:r w:rsidRPr="0063023D">
        <w:rPr>
          <w:rFonts w:ascii="Times New Roman" w:hAnsi="Times New Roman" w:cs="Times New Roman"/>
          <w:i/>
          <w:sz w:val="24"/>
          <w:szCs w:val="24"/>
        </w:rPr>
        <w:t>&lt;</w:t>
      </w:r>
      <w:r w:rsidRPr="00254667">
        <w:rPr>
          <w:rFonts w:ascii="Times New Roman" w:hAnsi="Times New Roman" w:cs="Times New Roman"/>
          <w:i/>
          <w:sz w:val="24"/>
          <w:szCs w:val="24"/>
        </w:rPr>
        <w:t>source</w:t>
      </w:r>
      <w:r w:rsidRPr="0063023D">
        <w:rPr>
          <w:rFonts w:ascii="Times New Roman" w:hAnsi="Times New Roman" w:cs="Times New Roman"/>
          <w:i/>
          <w:sz w:val="24"/>
          <w:szCs w:val="24"/>
        </w:rPr>
        <w:t>&gt;</w:t>
      </w:r>
      <w:r>
        <w:rPr>
          <w:rFonts w:ascii="Times New Roman" w:hAnsi="Times New Roman" w:cs="Times New Roman"/>
          <w:sz w:val="24"/>
          <w:szCs w:val="24"/>
        </w:rPr>
        <w:t xml:space="preserve"> kojima se obezbijeđuje kompatibilnost za različite </w:t>
      </w:r>
      <w:r w:rsidRPr="0063023D">
        <w:rPr>
          <w:rFonts w:ascii="Times New Roman" w:hAnsi="Times New Roman" w:cs="Times New Roman"/>
          <w:i/>
          <w:sz w:val="24"/>
          <w:szCs w:val="24"/>
        </w:rPr>
        <w:t>web</w:t>
      </w:r>
      <w:r>
        <w:rPr>
          <w:rFonts w:ascii="Times New Roman" w:hAnsi="Times New Roman" w:cs="Times New Roman"/>
          <w:sz w:val="24"/>
          <w:szCs w:val="24"/>
        </w:rPr>
        <w:t xml:space="preserve"> čitače. Navođenjem atributa </w:t>
      </w:r>
      <w:r w:rsidRPr="00254667">
        <w:rPr>
          <w:rFonts w:ascii="Times New Roman" w:hAnsi="Times New Roman" w:cs="Times New Roman"/>
          <w:i/>
          <w:sz w:val="24"/>
          <w:szCs w:val="24"/>
        </w:rPr>
        <w:t>controls</w:t>
      </w:r>
      <w:r w:rsidRPr="000B5CA6">
        <w:rPr>
          <w:rFonts w:ascii="Times New Roman" w:hAnsi="Times New Roman" w:cs="Times New Roman"/>
          <w:sz w:val="24"/>
          <w:szCs w:val="24"/>
        </w:rPr>
        <w:t xml:space="preserve"> </w:t>
      </w:r>
      <w:r>
        <w:rPr>
          <w:rFonts w:ascii="Times New Roman" w:hAnsi="Times New Roman" w:cs="Times New Roman"/>
          <w:sz w:val="24"/>
          <w:szCs w:val="24"/>
        </w:rPr>
        <w:t>obezbijeđuje se prikazivanje kontrolnih elemenata za video.</w:t>
      </w:r>
    </w:p>
    <w:p w:rsidR="00666A1B" w:rsidRPr="00AA6294" w:rsidRDefault="00666A1B" w:rsidP="00731BDA">
      <w:pPr>
        <w:spacing w:after="0" w:line="240" w:lineRule="auto"/>
        <w:ind w:firstLine="720"/>
        <w:jc w:val="both"/>
        <w:rPr>
          <w:rFonts w:ascii="Times New Roman" w:hAnsi="Times New Roman" w:cs="Times New Roman"/>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 uključivanje audio fajla u stranicu koristi se tag </w:t>
      </w:r>
      <w:r w:rsidRPr="0063023D">
        <w:rPr>
          <w:rFonts w:ascii="Times New Roman" w:hAnsi="Times New Roman" w:cs="Times New Roman"/>
          <w:i/>
          <w:sz w:val="24"/>
          <w:szCs w:val="24"/>
        </w:rPr>
        <w:t>&lt;</w:t>
      </w:r>
      <w:r w:rsidRPr="00254667">
        <w:rPr>
          <w:rFonts w:ascii="Times New Roman" w:hAnsi="Times New Roman" w:cs="Times New Roman"/>
          <w:i/>
          <w:sz w:val="24"/>
          <w:szCs w:val="24"/>
        </w:rPr>
        <w:t>audio</w:t>
      </w:r>
      <w:r w:rsidRPr="0063023D">
        <w:rPr>
          <w:rFonts w:ascii="Times New Roman" w:hAnsi="Times New Roman" w:cs="Times New Roman"/>
          <w:i/>
          <w:sz w:val="24"/>
          <w:szCs w:val="24"/>
        </w:rPr>
        <w:t>&gt;</w:t>
      </w:r>
      <w:r>
        <w:rPr>
          <w:rFonts w:ascii="Times New Roman" w:hAnsi="Times New Roman" w:cs="Times New Roman"/>
          <w:sz w:val="24"/>
          <w:szCs w:val="24"/>
        </w:rPr>
        <w:t xml:space="preserve">. Slično kao kod </w:t>
      </w:r>
      <w:r w:rsidRPr="0063023D">
        <w:rPr>
          <w:rFonts w:ascii="Times New Roman" w:hAnsi="Times New Roman" w:cs="Times New Roman"/>
          <w:i/>
          <w:sz w:val="24"/>
          <w:szCs w:val="24"/>
        </w:rPr>
        <w:t>&lt;</w:t>
      </w:r>
      <w:r w:rsidRPr="00254667">
        <w:rPr>
          <w:rFonts w:ascii="Times New Roman" w:hAnsi="Times New Roman" w:cs="Times New Roman"/>
          <w:i/>
          <w:sz w:val="24"/>
          <w:szCs w:val="24"/>
        </w:rPr>
        <w:t>video</w:t>
      </w:r>
      <w:r w:rsidRPr="0063023D">
        <w:rPr>
          <w:rFonts w:ascii="Times New Roman" w:hAnsi="Times New Roman" w:cs="Times New Roman"/>
          <w:i/>
          <w:sz w:val="24"/>
          <w:szCs w:val="24"/>
        </w:rPr>
        <w:t>&gt;</w:t>
      </w:r>
      <w:r>
        <w:rPr>
          <w:rFonts w:ascii="Times New Roman" w:hAnsi="Times New Roman" w:cs="Times New Roman"/>
          <w:sz w:val="24"/>
          <w:szCs w:val="24"/>
        </w:rPr>
        <w:t xml:space="preserve">, elementom </w:t>
      </w:r>
      <w:r w:rsidRPr="0063023D">
        <w:rPr>
          <w:rFonts w:ascii="Times New Roman" w:hAnsi="Times New Roman" w:cs="Times New Roman"/>
          <w:i/>
          <w:sz w:val="24"/>
          <w:szCs w:val="24"/>
        </w:rPr>
        <w:t>&lt;</w:t>
      </w:r>
      <w:r w:rsidRPr="00254667">
        <w:rPr>
          <w:rFonts w:ascii="Times New Roman" w:hAnsi="Times New Roman" w:cs="Times New Roman"/>
          <w:i/>
          <w:sz w:val="24"/>
          <w:szCs w:val="24"/>
        </w:rPr>
        <w:t>source</w:t>
      </w:r>
      <w:r w:rsidRPr="0063023D">
        <w:rPr>
          <w:rFonts w:ascii="Times New Roman" w:hAnsi="Times New Roman" w:cs="Times New Roman"/>
          <w:i/>
          <w:sz w:val="24"/>
          <w:szCs w:val="24"/>
        </w:rPr>
        <w:t>&gt;</w:t>
      </w:r>
      <w:r w:rsidRPr="000B5CA6">
        <w:rPr>
          <w:rFonts w:ascii="Times New Roman" w:hAnsi="Times New Roman" w:cs="Times New Roman"/>
          <w:sz w:val="24"/>
          <w:szCs w:val="24"/>
        </w:rPr>
        <w:t xml:space="preserve"> </w:t>
      </w:r>
      <w:r>
        <w:rPr>
          <w:rFonts w:ascii="Times New Roman" w:hAnsi="Times New Roman" w:cs="Times New Roman"/>
          <w:sz w:val="24"/>
          <w:szCs w:val="24"/>
        </w:rPr>
        <w:t xml:space="preserve">se obezbijeđuju različiti audio fajlovi, kako bi </w:t>
      </w:r>
      <w:r w:rsidRPr="000B5CA6">
        <w:rPr>
          <w:rFonts w:ascii="Times New Roman" w:hAnsi="Times New Roman" w:cs="Times New Roman"/>
          <w:sz w:val="24"/>
          <w:szCs w:val="24"/>
        </w:rPr>
        <w:t>web</w:t>
      </w:r>
      <w:r>
        <w:rPr>
          <w:rFonts w:ascii="Times New Roman" w:hAnsi="Times New Roman" w:cs="Times New Roman"/>
          <w:sz w:val="24"/>
          <w:szCs w:val="24"/>
        </w:rPr>
        <w:t xml:space="preserve"> čitač izabrao odgovarajući.</w:t>
      </w:r>
      <w:sdt>
        <w:sdtPr>
          <w:rPr>
            <w:rFonts w:ascii="Times New Roman" w:hAnsi="Times New Roman" w:cs="Times New Roman"/>
            <w:sz w:val="24"/>
            <w:szCs w:val="24"/>
          </w:rPr>
          <w:id w:val="1556434130"/>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KFö \l 1033 </w:instrText>
          </w:r>
          <w:r w:rsidR="00876873">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014B57">
            <w:rPr>
              <w:rFonts w:ascii="Times New Roman" w:hAnsi="Times New Roman" w:cs="Times New Roman"/>
              <w:sz w:val="24"/>
              <w:szCs w:val="24"/>
            </w:rPr>
            <w:t>[</w:t>
          </w:r>
          <w:hyperlink w:anchor="KFö" w:history="1">
            <w:r w:rsidRPr="000B5CA6">
              <w:t>3</w:t>
            </w:r>
          </w:hyperlink>
          <w:r w:rsidRPr="00014B57">
            <w:rPr>
              <w:rFonts w:ascii="Times New Roman" w:hAnsi="Times New Roman" w:cs="Times New Roman"/>
              <w:sz w:val="24"/>
              <w:szCs w:val="24"/>
            </w:rPr>
            <w:t>]</w:t>
          </w:r>
          <w:r w:rsidR="00876873">
            <w:rPr>
              <w:rFonts w:ascii="Times New Roman" w:hAnsi="Times New Roman" w:cs="Times New Roman"/>
              <w:sz w:val="24"/>
              <w:szCs w:val="24"/>
            </w:rPr>
            <w:fldChar w:fldCharType="end"/>
          </w:r>
        </w:sdtContent>
      </w:sdt>
    </w:p>
    <w:p w:rsidR="00A20D00" w:rsidRDefault="00A20D00" w:rsidP="00731BDA">
      <w:pPr>
        <w:spacing w:after="0" w:line="240" w:lineRule="auto"/>
        <w:jc w:val="both"/>
        <w:rPr>
          <w:rFonts w:ascii="Times New Roman" w:hAnsi="Times New Roman" w:cs="Times New Roman"/>
          <w:sz w:val="24"/>
          <w:szCs w:val="24"/>
        </w:rPr>
      </w:pPr>
    </w:p>
    <w:p w:rsidR="00A20D00" w:rsidRDefault="00A20D00" w:rsidP="00731BDA">
      <w:pPr>
        <w:spacing w:after="0" w:line="240" w:lineRule="auto"/>
        <w:ind w:left="1440"/>
        <w:jc w:val="both"/>
        <w:rPr>
          <w:rFonts w:ascii="Times New Roman" w:hAnsi="Times New Roman" w:cs="Times New Roman"/>
          <w:sz w:val="24"/>
          <w:szCs w:val="24"/>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Canvas:</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Jedan od najinteresantnijih elemenata u HTML5 je </w:t>
      </w:r>
      <w:r w:rsidRPr="003B745B">
        <w:rPr>
          <w:rFonts w:ascii="Times New Roman" w:hAnsi="Times New Roman" w:cs="Times New Roman"/>
          <w:sz w:val="24"/>
          <w:szCs w:val="24"/>
        </w:rPr>
        <w:t>&lt;canvas&gt;</w:t>
      </w:r>
      <w:r>
        <w:rPr>
          <w:rFonts w:ascii="Times New Roman" w:hAnsi="Times New Roman" w:cs="Times New Roman"/>
          <w:sz w:val="24"/>
          <w:szCs w:val="24"/>
        </w:rPr>
        <w:t xml:space="preserve">. Njime je obezbijeđeno iscrtavanje grafičkih elemenata. Iscrtavanje se vrši pomoću </w:t>
      </w:r>
      <w:r w:rsidRPr="003B745B">
        <w:rPr>
          <w:rFonts w:ascii="Times New Roman" w:hAnsi="Times New Roman" w:cs="Times New Roman"/>
          <w:sz w:val="24"/>
          <w:szCs w:val="24"/>
        </w:rPr>
        <w:t>JavaScript</w:t>
      </w:r>
      <w:r>
        <w:rPr>
          <w:rFonts w:ascii="Times New Roman" w:hAnsi="Times New Roman" w:cs="Times New Roman"/>
          <w:sz w:val="24"/>
          <w:szCs w:val="24"/>
        </w:rPr>
        <w:t xml:space="preserve">-a, a element </w:t>
      </w:r>
      <w:r w:rsidRPr="003B745B">
        <w:rPr>
          <w:rFonts w:ascii="Times New Roman" w:hAnsi="Times New Roman" w:cs="Times New Roman"/>
          <w:sz w:val="24"/>
          <w:szCs w:val="24"/>
        </w:rPr>
        <w:t>&lt;canvas&gt;</w:t>
      </w:r>
      <w:r>
        <w:rPr>
          <w:rFonts w:ascii="Times New Roman" w:hAnsi="Times New Roman" w:cs="Times New Roman"/>
          <w:sz w:val="24"/>
          <w:szCs w:val="24"/>
        </w:rPr>
        <w:t xml:space="preserve"> predstavlja kontejner.</w:t>
      </w:r>
    </w:p>
    <w:p w:rsidR="003B745B" w:rsidRDefault="003B745B" w:rsidP="00731BDA">
      <w:pPr>
        <w:spacing w:after="0" w:line="240" w:lineRule="auto"/>
        <w:ind w:firstLine="720"/>
        <w:jc w:val="both"/>
        <w:rPr>
          <w:rFonts w:ascii="Times New Roman" w:hAnsi="Times New Roman" w:cs="Times New Roman"/>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3B745B">
        <w:rPr>
          <w:rFonts w:ascii="Times New Roman" w:hAnsi="Times New Roman" w:cs="Times New Roman"/>
          <w:sz w:val="24"/>
          <w:szCs w:val="24"/>
        </w:rPr>
        <w:t>Canvas</w:t>
      </w:r>
      <w:r>
        <w:rPr>
          <w:rFonts w:ascii="Times New Roman" w:hAnsi="Times New Roman" w:cs="Times New Roman"/>
          <w:sz w:val="24"/>
          <w:szCs w:val="24"/>
        </w:rPr>
        <w:t xml:space="preserve"> element se pronalazi u </w:t>
      </w:r>
      <w:r w:rsidRPr="003B745B">
        <w:rPr>
          <w:rFonts w:ascii="Times New Roman" w:hAnsi="Times New Roman" w:cs="Times New Roman"/>
          <w:sz w:val="24"/>
          <w:szCs w:val="24"/>
        </w:rPr>
        <w:t>DOM</w:t>
      </w:r>
      <w:r>
        <w:rPr>
          <w:rFonts w:ascii="Times New Roman" w:hAnsi="Times New Roman" w:cs="Times New Roman"/>
          <w:sz w:val="24"/>
          <w:szCs w:val="24"/>
        </w:rPr>
        <w:t xml:space="preserve">-u </w:t>
      </w:r>
      <w:r w:rsidRPr="003B745B">
        <w:rPr>
          <w:rFonts w:ascii="Times New Roman" w:hAnsi="Times New Roman" w:cs="Times New Roman"/>
          <w:sz w:val="24"/>
          <w:szCs w:val="24"/>
        </w:rPr>
        <w:t xml:space="preserve">(eng. </w:t>
      </w:r>
      <w:r w:rsidR="00876873" w:rsidRPr="008A5050">
        <w:rPr>
          <w:rFonts w:ascii="Times New Roman" w:hAnsi="Times New Roman" w:cs="Times New Roman"/>
          <w:i/>
          <w:sz w:val="24"/>
          <w:szCs w:val="24"/>
        </w:rPr>
        <w:t>Document Object Model</w:t>
      </w:r>
      <w:r w:rsidRPr="003B745B">
        <w:rPr>
          <w:rFonts w:ascii="Times New Roman" w:hAnsi="Times New Roman" w:cs="Times New Roman"/>
          <w:sz w:val="24"/>
          <w:szCs w:val="24"/>
        </w:rPr>
        <w:t xml:space="preserve">) </w:t>
      </w:r>
      <w:r>
        <w:rPr>
          <w:rFonts w:ascii="Times New Roman" w:hAnsi="Times New Roman" w:cs="Times New Roman"/>
          <w:sz w:val="24"/>
          <w:szCs w:val="24"/>
        </w:rPr>
        <w:t xml:space="preserve">pomoću id-a, a onda se nad tim elementom poziva metoda </w:t>
      </w:r>
      <w:r w:rsidR="00876873" w:rsidRPr="008A5050">
        <w:rPr>
          <w:rFonts w:ascii="Times New Roman" w:hAnsi="Times New Roman" w:cs="Times New Roman"/>
          <w:i/>
          <w:sz w:val="24"/>
          <w:szCs w:val="24"/>
        </w:rPr>
        <w:t>getContext()</w:t>
      </w:r>
      <w:r>
        <w:rPr>
          <w:rFonts w:ascii="Times New Roman" w:hAnsi="Times New Roman" w:cs="Times New Roman"/>
          <w:sz w:val="24"/>
          <w:szCs w:val="24"/>
        </w:rPr>
        <w:t xml:space="preserve"> koja vraća </w:t>
      </w:r>
      <w:r w:rsidRPr="003B745B">
        <w:rPr>
          <w:rFonts w:ascii="Times New Roman" w:hAnsi="Times New Roman" w:cs="Times New Roman"/>
          <w:sz w:val="24"/>
          <w:szCs w:val="24"/>
        </w:rPr>
        <w:t>drawing context</w:t>
      </w:r>
      <w:r>
        <w:rPr>
          <w:rFonts w:ascii="Times New Roman" w:hAnsi="Times New Roman" w:cs="Times New Roman"/>
          <w:sz w:val="24"/>
          <w:szCs w:val="24"/>
        </w:rPr>
        <w:t xml:space="preserve">. Sada kada je </w:t>
      </w:r>
      <w:r w:rsidRPr="003B745B">
        <w:rPr>
          <w:rFonts w:ascii="Times New Roman" w:hAnsi="Times New Roman" w:cs="Times New Roman"/>
          <w:sz w:val="24"/>
          <w:szCs w:val="24"/>
        </w:rPr>
        <w:t xml:space="preserve">drawing context </w:t>
      </w:r>
      <w:r>
        <w:rPr>
          <w:rFonts w:ascii="Times New Roman" w:hAnsi="Times New Roman" w:cs="Times New Roman"/>
          <w:sz w:val="24"/>
          <w:szCs w:val="24"/>
        </w:rPr>
        <w:t>definisan, moguće je iscrtavanje elemenata.</w:t>
      </w:r>
    </w:p>
    <w:p w:rsidR="00A20D00" w:rsidRDefault="00A20D00" w:rsidP="00731BDA">
      <w:pPr>
        <w:spacing w:after="0" w:line="240" w:lineRule="auto"/>
        <w:ind w:left="1440"/>
        <w:jc w:val="both"/>
        <w:rPr>
          <w:rFonts w:ascii="Times New Roman" w:hAnsi="Times New Roman" w:cs="Times New Roman"/>
          <w:sz w:val="24"/>
          <w:szCs w:val="24"/>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Geolocation API:</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AC31F1">
        <w:rPr>
          <w:rFonts w:ascii="Times New Roman" w:hAnsi="Times New Roman" w:cs="Times New Roman"/>
          <w:i/>
          <w:sz w:val="24"/>
          <w:szCs w:val="24"/>
        </w:rPr>
        <w:t>Geolocation API</w:t>
      </w:r>
      <w:r>
        <w:rPr>
          <w:rFonts w:ascii="Times New Roman" w:hAnsi="Times New Roman" w:cs="Times New Roman"/>
          <w:sz w:val="24"/>
          <w:szCs w:val="24"/>
        </w:rPr>
        <w:t xml:space="preserve"> (eng. </w:t>
      </w:r>
      <w:r w:rsidRPr="00FB656C">
        <w:rPr>
          <w:rFonts w:ascii="Times New Roman" w:hAnsi="Times New Roman" w:cs="Times New Roman"/>
          <w:i/>
          <w:sz w:val="24"/>
          <w:szCs w:val="24"/>
        </w:rPr>
        <w:t>Application programming interface</w:t>
      </w:r>
      <w:r>
        <w:rPr>
          <w:rFonts w:ascii="Times New Roman" w:hAnsi="Times New Roman" w:cs="Times New Roman"/>
          <w:sz w:val="24"/>
          <w:szCs w:val="24"/>
        </w:rPr>
        <w:t xml:space="preserve">) omogućava korisniku da </w:t>
      </w:r>
      <w:r w:rsidRPr="00DF7083">
        <w:rPr>
          <w:rFonts w:ascii="Times New Roman" w:hAnsi="Times New Roman" w:cs="Times New Roman"/>
          <w:i/>
          <w:sz w:val="24"/>
          <w:szCs w:val="24"/>
        </w:rPr>
        <w:t>web</w:t>
      </w:r>
      <w:r>
        <w:rPr>
          <w:rFonts w:ascii="Times New Roman" w:hAnsi="Times New Roman" w:cs="Times New Roman"/>
          <w:sz w:val="24"/>
          <w:szCs w:val="24"/>
        </w:rPr>
        <w:t xml:space="preserve"> aplikaciji otkrije svoju lokaciju, ukoliko to želi. Kako bi se obezbijedila privatnost, od korisnika se traži dozvola za dobijanje informacija o lokaciji. </w:t>
      </w:r>
      <w:r w:rsidRPr="00AC31F1">
        <w:rPr>
          <w:rFonts w:ascii="Times New Roman" w:hAnsi="Times New Roman" w:cs="Times New Roman"/>
          <w:i/>
          <w:sz w:val="24"/>
          <w:szCs w:val="24"/>
        </w:rPr>
        <w:t xml:space="preserve">Geolocation API </w:t>
      </w:r>
      <w:r>
        <w:rPr>
          <w:rFonts w:ascii="Times New Roman" w:hAnsi="Times New Roman" w:cs="Times New Roman"/>
          <w:sz w:val="24"/>
          <w:szCs w:val="24"/>
        </w:rPr>
        <w:t xml:space="preserve">je dostupan putem </w:t>
      </w:r>
      <w:r>
        <w:rPr>
          <w:rFonts w:ascii="Arial" w:hAnsi="Arial" w:cs="Arial"/>
          <w:color w:val="333333"/>
          <w:spacing w:val="-1"/>
          <w:shd w:val="clear" w:color="auto" w:fill="FFFFFF"/>
        </w:rPr>
        <w:t> </w:t>
      </w:r>
      <w:r w:rsidRPr="00AC31F1">
        <w:rPr>
          <w:rFonts w:ascii="Times New Roman" w:hAnsi="Times New Roman" w:cs="Times New Roman"/>
          <w:i/>
          <w:sz w:val="24"/>
          <w:szCs w:val="24"/>
        </w:rPr>
        <w:t>navigator.geolocation</w:t>
      </w:r>
      <w:r>
        <w:t xml:space="preserve"> </w:t>
      </w:r>
      <w:r w:rsidRPr="00AC31F1">
        <w:rPr>
          <w:rFonts w:ascii="Times New Roman" w:hAnsi="Times New Roman" w:cs="Times New Roman"/>
          <w:sz w:val="24"/>
          <w:szCs w:val="24"/>
        </w:rPr>
        <w:t>objekta</w:t>
      </w:r>
      <w:r>
        <w:rPr>
          <w:rFonts w:ascii="Times New Roman" w:hAnsi="Times New Roman" w:cs="Times New Roman"/>
          <w:sz w:val="24"/>
          <w:szCs w:val="24"/>
        </w:rPr>
        <w:t xml:space="preserve">. Lokacija korisnika se može dobiti pozivom metode </w:t>
      </w:r>
      <w:r w:rsidRPr="00AC31F1">
        <w:rPr>
          <w:rFonts w:ascii="Times New Roman" w:hAnsi="Times New Roman" w:cs="Times New Roman"/>
          <w:i/>
          <w:sz w:val="24"/>
          <w:szCs w:val="24"/>
        </w:rPr>
        <w:t>getCurrentPosition()</w:t>
      </w:r>
      <w:r>
        <w:rPr>
          <w:rFonts w:ascii="Times New Roman" w:hAnsi="Times New Roman" w:cs="Times New Roman"/>
          <w:sz w:val="24"/>
          <w:szCs w:val="24"/>
        </w:rPr>
        <w:t xml:space="preserve">. Lokacijske informacije se mogu dobiti pomoću različitih izvora: </w:t>
      </w:r>
      <w:r w:rsidRPr="00CA320B">
        <w:rPr>
          <w:rFonts w:ascii="Times New Roman" w:hAnsi="Times New Roman" w:cs="Times New Roman"/>
          <w:i/>
          <w:sz w:val="24"/>
          <w:szCs w:val="24"/>
        </w:rPr>
        <w:t>IP</w:t>
      </w:r>
      <w:r>
        <w:rPr>
          <w:rFonts w:ascii="Times New Roman" w:hAnsi="Times New Roman" w:cs="Times New Roman"/>
          <w:sz w:val="24"/>
          <w:szCs w:val="24"/>
        </w:rPr>
        <w:t xml:space="preserve"> adrese, </w:t>
      </w:r>
      <w:r w:rsidRPr="00CA320B">
        <w:rPr>
          <w:rFonts w:ascii="Times New Roman" w:hAnsi="Times New Roman" w:cs="Times New Roman"/>
          <w:i/>
          <w:sz w:val="24"/>
          <w:szCs w:val="24"/>
        </w:rPr>
        <w:t>WiFi</w:t>
      </w:r>
      <w:r>
        <w:rPr>
          <w:rFonts w:ascii="Times New Roman" w:hAnsi="Times New Roman" w:cs="Times New Roman"/>
          <w:sz w:val="24"/>
          <w:szCs w:val="24"/>
        </w:rPr>
        <w:t xml:space="preserve">, </w:t>
      </w:r>
      <w:r w:rsidRPr="00CA320B">
        <w:rPr>
          <w:rFonts w:ascii="Times New Roman" w:hAnsi="Times New Roman" w:cs="Times New Roman"/>
          <w:i/>
          <w:sz w:val="24"/>
          <w:szCs w:val="24"/>
        </w:rPr>
        <w:t>GPS</w:t>
      </w:r>
      <w:r>
        <w:rPr>
          <w:rFonts w:ascii="Times New Roman" w:hAnsi="Times New Roman" w:cs="Times New Roman"/>
          <w:sz w:val="24"/>
          <w:szCs w:val="24"/>
        </w:rPr>
        <w:t>, korisničkog unosa.</w:t>
      </w:r>
      <w:sdt>
        <w:sdtPr>
          <w:rPr>
            <w:rFonts w:ascii="Times New Roman" w:hAnsi="Times New Roman" w:cs="Times New Roman"/>
            <w:sz w:val="24"/>
            <w:szCs w:val="24"/>
          </w:rPr>
          <w:id w:val="-1951692697"/>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19Fe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B2941">
            <w:rPr>
              <w:rFonts w:ascii="Times New Roman" w:hAnsi="Times New Roman" w:cs="Times New Roman"/>
              <w:noProof/>
              <w:sz w:val="24"/>
              <w:szCs w:val="24"/>
            </w:rPr>
            <w:t>[</w:t>
          </w:r>
          <w:hyperlink w:anchor="19Fe" w:history="1">
            <w:r w:rsidRPr="00FB2941">
              <w:rPr>
                <w:rStyle w:val="HeaderChar"/>
                <w:rFonts w:ascii="Times New Roman" w:hAnsi="Times New Roman" w:cs="Times New Roman"/>
                <w:noProof/>
                <w:sz w:val="24"/>
                <w:szCs w:val="24"/>
              </w:rPr>
              <w:t>4</w:t>
            </w:r>
          </w:hyperlink>
          <w:r w:rsidRPr="00FB2941">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1D6452" w:rsidRPr="00991C98" w:rsidRDefault="001D6452" w:rsidP="00731BDA">
      <w:pPr>
        <w:spacing w:after="0" w:line="240" w:lineRule="auto"/>
        <w:ind w:firstLine="720"/>
        <w:jc w:val="both"/>
        <w:rPr>
          <w:rFonts w:ascii="Times New Roman" w:hAnsi="Times New Roman" w:cs="Times New Roman"/>
          <w:sz w:val="24"/>
          <w:szCs w:val="24"/>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lastRenderedPageBreak/>
        <w:t>Web Storage i Offline Web Applications:</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DA3705">
        <w:rPr>
          <w:rFonts w:ascii="Times New Roman" w:hAnsi="Times New Roman" w:cs="Times New Roman"/>
          <w:i/>
          <w:sz w:val="24"/>
          <w:szCs w:val="24"/>
        </w:rPr>
        <w:t>Web Storage</w:t>
      </w:r>
      <w:r>
        <w:rPr>
          <w:rFonts w:ascii="Times New Roman" w:hAnsi="Times New Roman" w:cs="Times New Roman"/>
          <w:sz w:val="24"/>
          <w:szCs w:val="24"/>
        </w:rPr>
        <w:t xml:space="preserve"> predstavlja interfejs koji definiše atribute i metode za perzistent</w:t>
      </w:r>
      <w:r w:rsidR="00842423">
        <w:rPr>
          <w:rFonts w:ascii="Times New Roman" w:hAnsi="Times New Roman" w:cs="Times New Roman"/>
          <w:sz w:val="24"/>
          <w:szCs w:val="24"/>
        </w:rPr>
        <w:t>n</w:t>
      </w:r>
      <w:r>
        <w:rPr>
          <w:rFonts w:ascii="Times New Roman" w:hAnsi="Times New Roman" w:cs="Times New Roman"/>
          <w:sz w:val="24"/>
          <w:szCs w:val="24"/>
        </w:rPr>
        <w:t xml:space="preserve">o čuvanje podataka na klijentskoj strani. Podaci se čuvaju kao parovi ključ-vrijednost i moguća su dva mehanizma za njihovo skladištenje. Prvi mehanizam je </w:t>
      </w:r>
      <w:r w:rsidRPr="00A801D9">
        <w:rPr>
          <w:rFonts w:ascii="Times New Roman" w:hAnsi="Times New Roman" w:cs="Times New Roman"/>
          <w:i/>
          <w:sz w:val="24"/>
          <w:szCs w:val="24"/>
        </w:rPr>
        <w:t>session storage</w:t>
      </w:r>
      <w:r>
        <w:rPr>
          <w:rFonts w:ascii="Times New Roman" w:hAnsi="Times New Roman" w:cs="Times New Roman"/>
          <w:sz w:val="24"/>
          <w:szCs w:val="24"/>
        </w:rPr>
        <w:t xml:space="preserve"> - podaci smješteni u ovaj </w:t>
      </w:r>
      <w:r w:rsidRPr="00A801D9">
        <w:rPr>
          <w:rFonts w:ascii="Times New Roman" w:hAnsi="Times New Roman" w:cs="Times New Roman"/>
          <w:i/>
          <w:sz w:val="24"/>
          <w:szCs w:val="24"/>
        </w:rPr>
        <w:t>storage</w:t>
      </w:r>
      <w:r>
        <w:rPr>
          <w:rFonts w:ascii="Times New Roman" w:hAnsi="Times New Roman" w:cs="Times New Roman"/>
          <w:i/>
          <w:sz w:val="24"/>
          <w:szCs w:val="24"/>
        </w:rPr>
        <w:t xml:space="preserve"> </w:t>
      </w:r>
      <w:r>
        <w:rPr>
          <w:rFonts w:ascii="Times New Roman" w:hAnsi="Times New Roman" w:cs="Times New Roman"/>
          <w:sz w:val="24"/>
          <w:szCs w:val="24"/>
        </w:rPr>
        <w:t xml:space="preserve">dostupni su samo od strane aktivnog prozora aplikacije koji ih je kreirao. Po zatvaranju prozora podaci se brišu iz </w:t>
      </w:r>
      <w:r w:rsidRPr="00A801D9">
        <w:rPr>
          <w:rFonts w:ascii="Times New Roman" w:hAnsi="Times New Roman" w:cs="Times New Roman"/>
          <w:i/>
          <w:sz w:val="24"/>
          <w:szCs w:val="24"/>
        </w:rPr>
        <w:t>session storage</w:t>
      </w:r>
      <w:r>
        <w:rPr>
          <w:rFonts w:ascii="Times New Roman" w:hAnsi="Times New Roman" w:cs="Times New Roman"/>
          <w:sz w:val="24"/>
          <w:szCs w:val="24"/>
        </w:rPr>
        <w:t xml:space="preserve">-a. </w:t>
      </w:r>
      <w:r w:rsidRPr="005F254F">
        <w:rPr>
          <w:rFonts w:ascii="Times New Roman" w:hAnsi="Times New Roman" w:cs="Times New Roman"/>
          <w:i/>
          <w:sz w:val="24"/>
          <w:szCs w:val="24"/>
        </w:rPr>
        <w:t>Local storage</w:t>
      </w:r>
      <w:r>
        <w:rPr>
          <w:rFonts w:ascii="Times New Roman" w:hAnsi="Times New Roman" w:cs="Times New Roman"/>
          <w:sz w:val="24"/>
          <w:szCs w:val="24"/>
        </w:rPr>
        <w:t xml:space="preserve"> je drugi mehanizam </w:t>
      </w:r>
      <w:r>
        <w:rPr>
          <w:rFonts w:ascii="Times New Roman" w:hAnsi="Times New Roman" w:cs="Times New Roman"/>
          <w:sz w:val="24"/>
          <w:szCs w:val="24"/>
          <w:lang w:val="sr-Latn-BA"/>
        </w:rPr>
        <w:t xml:space="preserve">u kome se podaci čuvaju i po završetku sesije. Ukoliko korisnik u istom čitaču otvori novi prozor istog </w:t>
      </w:r>
      <w:r w:rsidRPr="005F254F">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sajta i izmjeni vrijednost određenog ključa u </w:t>
      </w:r>
      <w:r w:rsidRPr="005F254F">
        <w:rPr>
          <w:rFonts w:ascii="Times New Roman" w:hAnsi="Times New Roman" w:cs="Times New Roman"/>
          <w:i/>
          <w:sz w:val="24"/>
          <w:szCs w:val="24"/>
          <w:lang w:val="sr-Latn-BA"/>
        </w:rPr>
        <w:t>local storage</w:t>
      </w:r>
      <w:r>
        <w:rPr>
          <w:rFonts w:ascii="Times New Roman" w:hAnsi="Times New Roman" w:cs="Times New Roman"/>
          <w:sz w:val="24"/>
          <w:szCs w:val="24"/>
          <w:lang w:val="sr-Latn-BA"/>
        </w:rPr>
        <w:t xml:space="preserve">-u, ova vrijednost biće izmjenjena i za prvi prozor istog sajta. Ovo je osnovni nedostatak čuvanja podataka u </w:t>
      </w:r>
      <w:r w:rsidRPr="005F254F">
        <w:rPr>
          <w:rFonts w:ascii="Times New Roman" w:hAnsi="Times New Roman" w:cs="Times New Roman"/>
          <w:i/>
          <w:sz w:val="24"/>
          <w:szCs w:val="24"/>
          <w:lang w:val="sr-Latn-BA"/>
        </w:rPr>
        <w:t>local storage</w:t>
      </w:r>
      <w:r>
        <w:rPr>
          <w:rFonts w:ascii="Times New Roman" w:hAnsi="Times New Roman" w:cs="Times New Roman"/>
          <w:sz w:val="24"/>
          <w:szCs w:val="24"/>
          <w:lang w:val="sr-Latn-BA"/>
        </w:rPr>
        <w:t xml:space="preserve">-u u odnosu na </w:t>
      </w:r>
      <w:r w:rsidRPr="00A801D9">
        <w:rPr>
          <w:rFonts w:ascii="Times New Roman" w:hAnsi="Times New Roman" w:cs="Times New Roman"/>
          <w:i/>
          <w:sz w:val="24"/>
          <w:szCs w:val="24"/>
        </w:rPr>
        <w:t>session storage</w:t>
      </w:r>
      <w:r>
        <w:rPr>
          <w:rFonts w:ascii="Times New Roman" w:hAnsi="Times New Roman" w:cs="Times New Roman"/>
          <w:sz w:val="24"/>
          <w:szCs w:val="24"/>
        </w:rPr>
        <w:t>.</w:t>
      </w:r>
      <w:sdt>
        <w:sdtPr>
          <w:rPr>
            <w:rFonts w:ascii="Times New Roman" w:hAnsi="Times New Roman" w:cs="Times New Roman"/>
            <w:sz w:val="24"/>
            <w:szCs w:val="24"/>
          </w:rPr>
          <w:id w:val="-583296113"/>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KFö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F7288">
            <w:rPr>
              <w:rFonts w:ascii="Times New Roman" w:hAnsi="Times New Roman" w:cs="Times New Roman"/>
              <w:noProof/>
              <w:sz w:val="24"/>
              <w:szCs w:val="24"/>
            </w:rPr>
            <w:t>[</w:t>
          </w:r>
          <w:hyperlink w:anchor="KFö" w:history="1">
            <w:r w:rsidRPr="004F7288">
              <w:rPr>
                <w:rStyle w:val="BalloonTextChar"/>
                <w:rFonts w:ascii="Times New Roman" w:hAnsi="Times New Roman" w:cs="Times New Roman"/>
                <w:noProof/>
                <w:sz w:val="24"/>
                <w:szCs w:val="24"/>
              </w:rPr>
              <w:t>3</w:t>
            </w:r>
          </w:hyperlink>
          <w:r w:rsidRPr="004F7288">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731BDA">
      <w:pPr>
        <w:spacing w:after="0" w:line="240" w:lineRule="auto"/>
        <w:ind w:firstLine="720"/>
        <w:jc w:val="both"/>
        <w:rPr>
          <w:rFonts w:ascii="Times New Roman" w:hAnsi="Times New Roman" w:cs="Times New Roman"/>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31764D">
        <w:rPr>
          <w:rFonts w:ascii="Times New Roman" w:hAnsi="Times New Roman" w:cs="Times New Roman"/>
          <w:i/>
          <w:sz w:val="24"/>
          <w:szCs w:val="24"/>
        </w:rPr>
        <w:t>Offline Web Applications</w:t>
      </w:r>
      <w:r>
        <w:rPr>
          <w:rFonts w:ascii="Times New Roman" w:hAnsi="Times New Roman" w:cs="Times New Roman"/>
          <w:i/>
          <w:sz w:val="24"/>
          <w:szCs w:val="24"/>
        </w:rPr>
        <w:t xml:space="preserve"> </w:t>
      </w:r>
      <w:r>
        <w:rPr>
          <w:rFonts w:ascii="Times New Roman" w:hAnsi="Times New Roman" w:cs="Times New Roman"/>
          <w:sz w:val="24"/>
          <w:szCs w:val="24"/>
        </w:rPr>
        <w:t xml:space="preserve">- kako bi klijent mogao pokrenuti aplikaciju bez pristupa mreži, potrebno je da se HTML, </w:t>
      </w:r>
      <w:r w:rsidRPr="00AD7515">
        <w:rPr>
          <w:rFonts w:ascii="Times New Roman" w:hAnsi="Times New Roman" w:cs="Times New Roman"/>
          <w:i/>
          <w:sz w:val="24"/>
          <w:szCs w:val="24"/>
        </w:rPr>
        <w:t>JavaScript</w:t>
      </w:r>
      <w:r>
        <w:rPr>
          <w:rFonts w:ascii="Times New Roman" w:hAnsi="Times New Roman" w:cs="Times New Roman"/>
          <w:sz w:val="24"/>
          <w:szCs w:val="24"/>
        </w:rPr>
        <w:t xml:space="preserve"> i multimedijalni fajlovi čuvaju na klijentskoj mašini. </w:t>
      </w:r>
      <w:r w:rsidRPr="00A5367A">
        <w:rPr>
          <w:rFonts w:ascii="Times New Roman" w:hAnsi="Times New Roman" w:cs="Times New Roman"/>
          <w:i/>
          <w:sz w:val="24"/>
          <w:szCs w:val="24"/>
        </w:rPr>
        <w:t>Web</w:t>
      </w:r>
      <w:r>
        <w:rPr>
          <w:rFonts w:ascii="Times New Roman" w:hAnsi="Times New Roman" w:cs="Times New Roman"/>
          <w:sz w:val="24"/>
          <w:szCs w:val="24"/>
        </w:rPr>
        <w:t xml:space="preserve"> čitač će potrebne podatke čuvati u lokalnoj </w:t>
      </w:r>
      <w:r w:rsidRPr="00A5367A">
        <w:rPr>
          <w:rFonts w:ascii="Times New Roman" w:hAnsi="Times New Roman" w:cs="Times New Roman"/>
          <w:i/>
          <w:sz w:val="24"/>
          <w:szCs w:val="24"/>
        </w:rPr>
        <w:t>cache</w:t>
      </w:r>
      <w:r>
        <w:rPr>
          <w:rFonts w:ascii="Times New Roman" w:hAnsi="Times New Roman" w:cs="Times New Roman"/>
          <w:sz w:val="24"/>
          <w:szCs w:val="24"/>
        </w:rPr>
        <w:t xml:space="preserve"> memoriji. Kako bi aplikacija radila </w:t>
      </w:r>
      <w:r w:rsidRPr="00AD7515">
        <w:rPr>
          <w:rFonts w:ascii="Times New Roman" w:hAnsi="Times New Roman" w:cs="Times New Roman"/>
          <w:i/>
          <w:sz w:val="24"/>
          <w:szCs w:val="24"/>
        </w:rPr>
        <w:t>offline</w:t>
      </w:r>
      <w:r>
        <w:rPr>
          <w:rFonts w:ascii="Times New Roman" w:hAnsi="Times New Roman" w:cs="Times New Roman"/>
          <w:sz w:val="24"/>
          <w:szCs w:val="24"/>
        </w:rPr>
        <w:t xml:space="preserve">, potrebna je </w:t>
      </w:r>
      <w:r w:rsidRPr="00822277">
        <w:rPr>
          <w:rFonts w:ascii="Times New Roman" w:hAnsi="Times New Roman" w:cs="Times New Roman"/>
          <w:i/>
          <w:sz w:val="24"/>
          <w:szCs w:val="24"/>
        </w:rPr>
        <w:t>manifest</w:t>
      </w:r>
      <w:r>
        <w:rPr>
          <w:rFonts w:ascii="Times New Roman" w:hAnsi="Times New Roman" w:cs="Times New Roman"/>
          <w:sz w:val="24"/>
          <w:szCs w:val="24"/>
        </w:rPr>
        <w:t xml:space="preserve"> datoteka kojom se čitaču govori šta je potrebno čuvati u </w:t>
      </w:r>
      <w:r w:rsidRPr="00A5367A">
        <w:rPr>
          <w:rFonts w:ascii="Times New Roman" w:hAnsi="Times New Roman" w:cs="Times New Roman"/>
          <w:i/>
          <w:sz w:val="24"/>
          <w:szCs w:val="24"/>
        </w:rPr>
        <w:t>cache</w:t>
      </w:r>
      <w:r>
        <w:rPr>
          <w:rFonts w:ascii="Times New Roman" w:hAnsi="Times New Roman" w:cs="Times New Roman"/>
          <w:sz w:val="24"/>
          <w:szCs w:val="24"/>
        </w:rPr>
        <w:t xml:space="preserve"> memoriji. U situacijama kada klijent nema mrežnu konekciju ili pokušava pristupiti resursu koji se ne nalazi u lokalnom (</w:t>
      </w:r>
      <w:r w:rsidRPr="00FE42C4">
        <w:rPr>
          <w:rFonts w:ascii="Times New Roman" w:hAnsi="Times New Roman" w:cs="Times New Roman"/>
          <w:i/>
          <w:sz w:val="24"/>
          <w:szCs w:val="24"/>
        </w:rPr>
        <w:t>offline</w:t>
      </w:r>
      <w:r>
        <w:rPr>
          <w:rFonts w:ascii="Times New Roman" w:hAnsi="Times New Roman" w:cs="Times New Roman"/>
          <w:sz w:val="24"/>
          <w:szCs w:val="24"/>
        </w:rPr>
        <w:t xml:space="preserve">) </w:t>
      </w:r>
      <w:r w:rsidRPr="00A5367A">
        <w:rPr>
          <w:rFonts w:ascii="Times New Roman" w:hAnsi="Times New Roman" w:cs="Times New Roman"/>
          <w:i/>
          <w:sz w:val="24"/>
          <w:szCs w:val="24"/>
        </w:rPr>
        <w:t>cache</w:t>
      </w:r>
      <w:r>
        <w:rPr>
          <w:rFonts w:ascii="Times New Roman" w:hAnsi="Times New Roman" w:cs="Times New Roman"/>
          <w:sz w:val="24"/>
          <w:szCs w:val="24"/>
        </w:rPr>
        <w:t xml:space="preserve">-u, HTML5 može da specifikuje </w:t>
      </w:r>
      <w:r w:rsidRPr="00E002DB">
        <w:rPr>
          <w:rFonts w:ascii="Times New Roman" w:hAnsi="Times New Roman" w:cs="Times New Roman"/>
          <w:i/>
          <w:sz w:val="24"/>
          <w:szCs w:val="24"/>
        </w:rPr>
        <w:t>fallback</w:t>
      </w:r>
      <w:r>
        <w:rPr>
          <w:rFonts w:ascii="Times New Roman" w:hAnsi="Times New Roman" w:cs="Times New Roman"/>
          <w:sz w:val="24"/>
          <w:szCs w:val="24"/>
        </w:rPr>
        <w:t xml:space="preserve"> slučaj kojim se klijentu uslužuje neki drugi resurs.</w:t>
      </w:r>
      <w:sdt>
        <w:sdtPr>
          <w:rPr>
            <w:rFonts w:ascii="Times New Roman" w:hAnsi="Times New Roman" w:cs="Times New Roman"/>
            <w:sz w:val="24"/>
            <w:szCs w:val="24"/>
          </w:rPr>
          <w:id w:val="989993426"/>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KFö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B2941">
            <w:rPr>
              <w:rFonts w:ascii="Times New Roman" w:hAnsi="Times New Roman" w:cs="Times New Roman"/>
              <w:noProof/>
              <w:sz w:val="24"/>
              <w:szCs w:val="24"/>
            </w:rPr>
            <w:t>[</w:t>
          </w:r>
          <w:hyperlink w:anchor="KFö" w:history="1">
            <w:r w:rsidRPr="00FB2941">
              <w:rPr>
                <w:rStyle w:val="HeaderChar"/>
                <w:rFonts w:ascii="Times New Roman" w:hAnsi="Times New Roman" w:cs="Times New Roman"/>
                <w:noProof/>
                <w:sz w:val="24"/>
                <w:szCs w:val="24"/>
              </w:rPr>
              <w:t>3</w:t>
            </w:r>
          </w:hyperlink>
          <w:r w:rsidRPr="00FB2941">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Pr="00E002DB" w:rsidRDefault="00A20D00" w:rsidP="00731BDA">
      <w:pPr>
        <w:spacing w:after="0" w:line="240" w:lineRule="auto"/>
        <w:ind w:left="1440"/>
        <w:jc w:val="both"/>
        <w:rPr>
          <w:rFonts w:ascii="Times New Roman" w:hAnsi="Times New Roman" w:cs="Times New Roman"/>
          <w:sz w:val="24"/>
          <w:szCs w:val="24"/>
          <w:lang w:val="sr-Latn-BA"/>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Web Sockets:</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sidRPr="00F43896">
        <w:rPr>
          <w:rFonts w:ascii="Times New Roman" w:hAnsi="Times New Roman" w:cs="Times New Roman"/>
          <w:i/>
          <w:sz w:val="24"/>
          <w:szCs w:val="24"/>
        </w:rPr>
        <w:t>Web Socket</w:t>
      </w:r>
      <w:r>
        <w:rPr>
          <w:rFonts w:ascii="Times New Roman" w:hAnsi="Times New Roman" w:cs="Times New Roman"/>
          <w:sz w:val="24"/>
          <w:szCs w:val="24"/>
        </w:rPr>
        <w:t xml:space="preserve"> predstavlja najmo</w:t>
      </w:r>
      <w:r>
        <w:rPr>
          <w:rFonts w:ascii="Times New Roman" w:hAnsi="Times New Roman" w:cs="Times New Roman"/>
          <w:sz w:val="24"/>
          <w:szCs w:val="24"/>
          <w:lang w:val="sr-Latn-BA"/>
        </w:rPr>
        <w:t xml:space="preserve">ćnije svojstvo komunikacije u HTML5 specifikaciji. Definiše </w:t>
      </w:r>
      <w:r w:rsidRPr="00535717">
        <w:rPr>
          <w:rFonts w:ascii="Times New Roman" w:hAnsi="Times New Roman" w:cs="Times New Roman"/>
          <w:i/>
          <w:sz w:val="24"/>
          <w:szCs w:val="24"/>
          <w:lang w:val="sr-Latn-BA"/>
        </w:rPr>
        <w:t>full-duplex</w:t>
      </w:r>
      <w:r>
        <w:rPr>
          <w:rFonts w:ascii="Times New Roman" w:hAnsi="Times New Roman" w:cs="Times New Roman"/>
          <w:sz w:val="24"/>
          <w:szCs w:val="24"/>
          <w:lang w:val="sr-Latn-BA"/>
        </w:rPr>
        <w:t xml:space="preserve"> komunikacijski kanal koji radi preko jednog </w:t>
      </w:r>
      <w:r w:rsidRPr="00535717">
        <w:rPr>
          <w:rFonts w:ascii="Times New Roman" w:hAnsi="Times New Roman" w:cs="Times New Roman"/>
          <w:i/>
          <w:sz w:val="24"/>
          <w:szCs w:val="24"/>
          <w:lang w:val="sr-Latn-BA"/>
        </w:rPr>
        <w:t>socket</w:t>
      </w:r>
      <w:r>
        <w:rPr>
          <w:rFonts w:ascii="Times New Roman" w:hAnsi="Times New Roman" w:cs="Times New Roman"/>
          <w:sz w:val="24"/>
          <w:szCs w:val="24"/>
          <w:lang w:val="sr-Latn-BA"/>
        </w:rPr>
        <w:t>-a preko internet mreže, što znači da klijent i server mogu slati podatke u bilo kojem trenutku.</w:t>
      </w:r>
      <w:sdt>
        <w:sdtPr>
          <w:rPr>
            <w:rFonts w:ascii="Times New Roman" w:hAnsi="Times New Roman" w:cs="Times New Roman"/>
            <w:sz w:val="24"/>
            <w:szCs w:val="24"/>
            <w:lang w:val="sr-Latn-BA"/>
          </w:rPr>
          <w:id w:val="-224530604"/>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CITATION PLu11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BF09FA">
            <w:rPr>
              <w:rFonts w:ascii="Times New Roman" w:hAnsi="Times New Roman" w:cs="Times New Roman"/>
              <w:noProof/>
              <w:sz w:val="24"/>
              <w:szCs w:val="24"/>
            </w:rPr>
            <w:t>[</w:t>
          </w:r>
          <w:hyperlink w:anchor="PLu11" w:history="1">
            <w:r w:rsidRPr="00BF09FA">
              <w:rPr>
                <w:rStyle w:val="HeaderChar"/>
                <w:rFonts w:ascii="Times New Roman" w:hAnsi="Times New Roman" w:cs="Times New Roman"/>
                <w:noProof/>
                <w:sz w:val="24"/>
                <w:szCs w:val="24"/>
              </w:rPr>
              <w:t>5</w:t>
            </w:r>
          </w:hyperlink>
          <w:r w:rsidRPr="00BF09FA">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Web Workers:</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F43896">
        <w:rPr>
          <w:rFonts w:ascii="Times New Roman" w:hAnsi="Times New Roman" w:cs="Times New Roman"/>
          <w:i/>
          <w:sz w:val="24"/>
          <w:szCs w:val="24"/>
        </w:rPr>
        <w:t>Web Workers</w:t>
      </w:r>
      <w:r>
        <w:rPr>
          <w:rFonts w:ascii="Times New Roman" w:hAnsi="Times New Roman" w:cs="Times New Roman"/>
          <w:sz w:val="24"/>
          <w:szCs w:val="24"/>
        </w:rPr>
        <w:t xml:space="preserve"> obezbjeđuju izvršavanje zadataka u pozadini tako da web stranica može nastavi sa radom. </w:t>
      </w:r>
      <w:r w:rsidRPr="00F43896">
        <w:rPr>
          <w:rFonts w:ascii="Times New Roman" w:hAnsi="Times New Roman" w:cs="Times New Roman"/>
          <w:i/>
          <w:sz w:val="24"/>
          <w:szCs w:val="24"/>
        </w:rPr>
        <w:t>Web Worker</w:t>
      </w:r>
      <w:r>
        <w:rPr>
          <w:rFonts w:ascii="Times New Roman" w:hAnsi="Times New Roman" w:cs="Times New Roman"/>
          <w:sz w:val="24"/>
          <w:szCs w:val="24"/>
        </w:rPr>
        <w:t xml:space="preserve"> i pozivajuća skripta komuniciraju na sljedeći način: pozivajuća skripta kreira objekat </w:t>
      </w:r>
      <w:r w:rsidRPr="00F43896">
        <w:rPr>
          <w:rFonts w:ascii="Times New Roman" w:hAnsi="Times New Roman" w:cs="Times New Roman"/>
          <w:i/>
          <w:sz w:val="24"/>
          <w:szCs w:val="24"/>
        </w:rPr>
        <w:t>Worker</w:t>
      </w:r>
      <w:r>
        <w:rPr>
          <w:rFonts w:ascii="Times New Roman" w:hAnsi="Times New Roman" w:cs="Times New Roman"/>
          <w:sz w:val="24"/>
          <w:szCs w:val="24"/>
        </w:rPr>
        <w:t xml:space="preserve"> i u konstruktoru prosljeđuje naziv skripte koju </w:t>
      </w:r>
      <w:r w:rsidRPr="00672B6B">
        <w:rPr>
          <w:rFonts w:ascii="Times New Roman" w:hAnsi="Times New Roman" w:cs="Times New Roman"/>
          <w:i/>
          <w:sz w:val="24"/>
          <w:szCs w:val="24"/>
        </w:rPr>
        <w:t>worker</w:t>
      </w:r>
      <w:r>
        <w:rPr>
          <w:rFonts w:ascii="Times New Roman" w:hAnsi="Times New Roman" w:cs="Times New Roman"/>
          <w:sz w:val="24"/>
          <w:szCs w:val="24"/>
        </w:rPr>
        <w:t xml:space="preserve"> treba da izvši. Sada pozivajuća skripta može da pošalje poruku </w:t>
      </w:r>
      <w:r w:rsidRPr="00F43896">
        <w:rPr>
          <w:rFonts w:ascii="Times New Roman" w:hAnsi="Times New Roman" w:cs="Times New Roman"/>
          <w:i/>
          <w:sz w:val="24"/>
          <w:szCs w:val="24"/>
        </w:rPr>
        <w:t>worker</w:t>
      </w:r>
      <w:r>
        <w:rPr>
          <w:rFonts w:ascii="Times New Roman" w:hAnsi="Times New Roman" w:cs="Times New Roman"/>
          <w:sz w:val="24"/>
          <w:szCs w:val="24"/>
        </w:rPr>
        <w:t xml:space="preserve">-u pozivajući </w:t>
      </w:r>
      <w:r w:rsidRPr="00F43896">
        <w:rPr>
          <w:rFonts w:ascii="Times New Roman" w:hAnsi="Times New Roman" w:cs="Times New Roman"/>
          <w:i/>
          <w:sz w:val="24"/>
          <w:szCs w:val="24"/>
        </w:rPr>
        <w:t>postMessage()</w:t>
      </w:r>
      <w:r>
        <w:rPr>
          <w:rFonts w:ascii="Times New Roman" w:hAnsi="Times New Roman" w:cs="Times New Roman"/>
          <w:sz w:val="24"/>
          <w:szCs w:val="24"/>
        </w:rPr>
        <w:t xml:space="preserve"> metodu. U </w:t>
      </w:r>
      <w:r w:rsidRPr="00F43896">
        <w:rPr>
          <w:rFonts w:ascii="Times New Roman" w:hAnsi="Times New Roman" w:cs="Times New Roman"/>
          <w:i/>
          <w:sz w:val="24"/>
          <w:szCs w:val="24"/>
        </w:rPr>
        <w:t>worker</w:t>
      </w:r>
      <w:r>
        <w:rPr>
          <w:rFonts w:ascii="Times New Roman" w:hAnsi="Times New Roman" w:cs="Times New Roman"/>
          <w:sz w:val="24"/>
          <w:szCs w:val="24"/>
        </w:rPr>
        <w:t>-</w:t>
      </w:r>
      <w:r w:rsidRPr="00F43896">
        <w:rPr>
          <w:rFonts w:ascii="Times New Roman" w:hAnsi="Times New Roman" w:cs="Times New Roman"/>
          <w:sz w:val="24"/>
          <w:szCs w:val="24"/>
        </w:rPr>
        <w:t>u</w:t>
      </w:r>
      <w:r>
        <w:rPr>
          <w:rFonts w:ascii="Times New Roman" w:hAnsi="Times New Roman" w:cs="Times New Roman"/>
          <w:sz w:val="24"/>
          <w:szCs w:val="24"/>
        </w:rPr>
        <w:t xml:space="preserve"> je definisana </w:t>
      </w:r>
      <w:r w:rsidRPr="00672B6B">
        <w:rPr>
          <w:rFonts w:ascii="Times New Roman" w:hAnsi="Times New Roman" w:cs="Times New Roman"/>
          <w:i/>
          <w:sz w:val="24"/>
          <w:szCs w:val="24"/>
        </w:rPr>
        <w:t>event handler</w:t>
      </w:r>
      <w:r>
        <w:rPr>
          <w:rFonts w:ascii="Times New Roman" w:hAnsi="Times New Roman" w:cs="Times New Roman"/>
          <w:sz w:val="24"/>
          <w:szCs w:val="24"/>
        </w:rPr>
        <w:t xml:space="preserve"> </w:t>
      </w:r>
      <w:r w:rsidRPr="00672B6B">
        <w:rPr>
          <w:rFonts w:ascii="Times New Roman" w:hAnsi="Times New Roman" w:cs="Times New Roman"/>
          <w:i/>
          <w:sz w:val="24"/>
          <w:szCs w:val="24"/>
        </w:rPr>
        <w:t>onmessage</w:t>
      </w:r>
      <w:r>
        <w:rPr>
          <w:rFonts w:ascii="Times New Roman" w:hAnsi="Times New Roman" w:cs="Times New Roman"/>
          <w:sz w:val="24"/>
          <w:szCs w:val="24"/>
        </w:rPr>
        <w:t xml:space="preserve"> koji će obraditi podatke poslane kroz </w:t>
      </w:r>
      <w:r w:rsidRPr="00F43896">
        <w:rPr>
          <w:rFonts w:ascii="Times New Roman" w:hAnsi="Times New Roman" w:cs="Times New Roman"/>
          <w:i/>
          <w:sz w:val="24"/>
          <w:szCs w:val="24"/>
        </w:rPr>
        <w:t>postMessage()</w:t>
      </w:r>
      <w:r>
        <w:rPr>
          <w:rFonts w:ascii="Times New Roman" w:hAnsi="Times New Roman" w:cs="Times New Roman"/>
          <w:sz w:val="24"/>
          <w:szCs w:val="24"/>
        </w:rPr>
        <w:t xml:space="preserve"> metodu. Na isti način </w:t>
      </w:r>
      <w:r w:rsidR="00876873" w:rsidRPr="00945AF5">
        <w:rPr>
          <w:rFonts w:ascii="Times New Roman" w:hAnsi="Times New Roman" w:cs="Times New Roman"/>
          <w:i/>
          <w:sz w:val="24"/>
          <w:szCs w:val="24"/>
        </w:rPr>
        <w:t>worker</w:t>
      </w:r>
      <w:r>
        <w:rPr>
          <w:rFonts w:ascii="Times New Roman" w:hAnsi="Times New Roman" w:cs="Times New Roman"/>
          <w:sz w:val="24"/>
          <w:szCs w:val="24"/>
        </w:rPr>
        <w:t xml:space="preserve"> može poslati poruku kao odgovor. </w:t>
      </w:r>
      <w:r w:rsidRPr="00F43896">
        <w:rPr>
          <w:rFonts w:ascii="Times New Roman" w:hAnsi="Times New Roman" w:cs="Times New Roman"/>
          <w:i/>
          <w:sz w:val="24"/>
          <w:szCs w:val="24"/>
        </w:rPr>
        <w:t>Web Worker</w:t>
      </w:r>
      <w:r>
        <w:rPr>
          <w:rFonts w:ascii="Times New Roman" w:hAnsi="Times New Roman" w:cs="Times New Roman"/>
          <w:sz w:val="24"/>
          <w:szCs w:val="24"/>
        </w:rPr>
        <w:t xml:space="preserve"> nema pristup </w:t>
      </w:r>
      <w:r w:rsidRPr="00F43896">
        <w:rPr>
          <w:rFonts w:ascii="Times New Roman" w:hAnsi="Times New Roman" w:cs="Times New Roman"/>
          <w:i/>
          <w:sz w:val="24"/>
          <w:szCs w:val="24"/>
        </w:rPr>
        <w:t>DOM</w:t>
      </w:r>
      <w:r>
        <w:rPr>
          <w:rFonts w:ascii="Times New Roman" w:hAnsi="Times New Roman" w:cs="Times New Roman"/>
          <w:sz w:val="24"/>
          <w:szCs w:val="24"/>
        </w:rPr>
        <w:t xml:space="preserve"> elemetima i time se potencijalno sprečava da dvije skripte pokušaju pristupiti istom elemetu.</w:t>
      </w:r>
      <w:sdt>
        <w:sdtPr>
          <w:rPr>
            <w:rFonts w:ascii="Times New Roman" w:hAnsi="Times New Roman" w:cs="Times New Roman"/>
            <w:sz w:val="24"/>
            <w:szCs w:val="24"/>
          </w:rPr>
          <w:id w:val="-252049530"/>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KFö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F61A6">
            <w:rPr>
              <w:rFonts w:ascii="Times New Roman" w:hAnsi="Times New Roman" w:cs="Times New Roman"/>
              <w:noProof/>
              <w:sz w:val="24"/>
              <w:szCs w:val="24"/>
            </w:rPr>
            <w:t>[</w:t>
          </w:r>
          <w:hyperlink w:anchor="KFö" w:history="1">
            <w:r w:rsidRPr="00DF61A6">
              <w:rPr>
                <w:rStyle w:val="HeaderChar"/>
                <w:rFonts w:ascii="Times New Roman" w:hAnsi="Times New Roman" w:cs="Times New Roman"/>
                <w:noProof/>
                <w:sz w:val="24"/>
                <w:szCs w:val="24"/>
              </w:rPr>
              <w:t>3</w:t>
            </w:r>
          </w:hyperlink>
          <w:r w:rsidRPr="00DF61A6">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sdt>
        <w:sdtPr>
          <w:rPr>
            <w:rFonts w:ascii="Times New Roman" w:hAnsi="Times New Roman" w:cs="Times New Roman"/>
            <w:sz w:val="24"/>
            <w:szCs w:val="24"/>
          </w:rPr>
          <w:id w:val="-352184995"/>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MDN192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F61A6">
            <w:rPr>
              <w:rFonts w:ascii="Times New Roman" w:hAnsi="Times New Roman" w:cs="Times New Roman"/>
              <w:noProof/>
              <w:sz w:val="24"/>
              <w:szCs w:val="24"/>
            </w:rPr>
            <w:t>[</w:t>
          </w:r>
          <w:hyperlink w:anchor="MDN192" w:history="1">
            <w:r w:rsidRPr="00DF61A6">
              <w:rPr>
                <w:rStyle w:val="HeaderChar"/>
                <w:rFonts w:ascii="Times New Roman" w:hAnsi="Times New Roman" w:cs="Times New Roman"/>
                <w:noProof/>
                <w:sz w:val="24"/>
                <w:szCs w:val="24"/>
              </w:rPr>
              <w:t>6</w:t>
            </w:r>
          </w:hyperlink>
          <w:r w:rsidRPr="00DF61A6">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A20D00" w:rsidRDefault="00A20D00" w:rsidP="00731BDA">
      <w:pPr>
        <w:spacing w:after="0" w:line="240" w:lineRule="auto"/>
        <w:jc w:val="both"/>
        <w:rPr>
          <w:rFonts w:ascii="Times New Roman" w:hAnsi="Times New Roman" w:cs="Times New Roman"/>
          <w:sz w:val="24"/>
          <w:szCs w:val="24"/>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Microdata:</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Default="00A20D00" w:rsidP="00731BDA">
      <w:pPr>
        <w:spacing w:after="0" w:line="240" w:lineRule="auto"/>
        <w:ind w:firstLine="720"/>
        <w:jc w:val="both"/>
        <w:rPr>
          <w:rFonts w:ascii="Times New Roman" w:hAnsi="Times New Roman" w:cs="Times New Roman"/>
          <w:sz w:val="24"/>
          <w:szCs w:val="24"/>
        </w:rPr>
      </w:pPr>
      <w:r w:rsidRPr="005B58C8">
        <w:rPr>
          <w:rFonts w:ascii="Times New Roman" w:hAnsi="Times New Roman" w:cs="Times New Roman"/>
          <w:i/>
          <w:sz w:val="24"/>
          <w:szCs w:val="24"/>
        </w:rPr>
        <w:t>Microdata</w:t>
      </w:r>
      <w:r>
        <w:rPr>
          <w:rFonts w:ascii="Times New Roman" w:hAnsi="Times New Roman" w:cs="Times New Roman"/>
          <w:sz w:val="24"/>
          <w:szCs w:val="24"/>
        </w:rPr>
        <w:t xml:space="preserve"> predstavlja način da se </w:t>
      </w:r>
      <w:r w:rsidRPr="005B58C8">
        <w:rPr>
          <w:rFonts w:ascii="Times New Roman" w:hAnsi="Times New Roman" w:cs="Times New Roman"/>
          <w:i/>
          <w:sz w:val="24"/>
          <w:szCs w:val="24"/>
        </w:rPr>
        <w:t>meta</w:t>
      </w:r>
      <w:r>
        <w:rPr>
          <w:rFonts w:ascii="Times New Roman" w:hAnsi="Times New Roman" w:cs="Times New Roman"/>
          <w:sz w:val="24"/>
          <w:szCs w:val="24"/>
        </w:rPr>
        <w:t xml:space="preserve"> podaci smještaju unutar sadržaja </w:t>
      </w:r>
      <w:r w:rsidRPr="005B58C8">
        <w:rPr>
          <w:rFonts w:ascii="Times New Roman" w:hAnsi="Times New Roman" w:cs="Times New Roman"/>
          <w:i/>
          <w:sz w:val="24"/>
          <w:szCs w:val="24"/>
        </w:rPr>
        <w:t>web</w:t>
      </w:r>
      <w:r>
        <w:rPr>
          <w:rFonts w:ascii="Times New Roman" w:hAnsi="Times New Roman" w:cs="Times New Roman"/>
          <w:sz w:val="24"/>
          <w:szCs w:val="24"/>
        </w:rPr>
        <w:t xml:space="preserve"> stranice. </w:t>
      </w:r>
      <w:r w:rsidRPr="005B58C8">
        <w:rPr>
          <w:rFonts w:ascii="Times New Roman" w:hAnsi="Times New Roman" w:cs="Times New Roman"/>
          <w:i/>
          <w:sz w:val="24"/>
          <w:szCs w:val="24"/>
        </w:rPr>
        <w:t>Search engines</w:t>
      </w:r>
      <w:r w:rsidRPr="005B58C8">
        <w:rPr>
          <w:rFonts w:ascii="Times New Roman" w:hAnsi="Times New Roman" w:cs="Times New Roman"/>
          <w:sz w:val="24"/>
          <w:szCs w:val="24"/>
        </w:rPr>
        <w:t xml:space="preserve">, </w:t>
      </w:r>
      <w:r w:rsidRPr="005B58C8">
        <w:rPr>
          <w:rFonts w:ascii="Times New Roman" w:hAnsi="Times New Roman" w:cs="Times New Roman"/>
          <w:i/>
          <w:sz w:val="24"/>
          <w:szCs w:val="24"/>
        </w:rPr>
        <w:t>web crawlers</w:t>
      </w:r>
      <w:r>
        <w:rPr>
          <w:rFonts w:ascii="Times New Roman" w:hAnsi="Times New Roman" w:cs="Times New Roman"/>
          <w:sz w:val="24"/>
          <w:szCs w:val="24"/>
        </w:rPr>
        <w:t xml:space="preserve"> i </w:t>
      </w:r>
      <w:r w:rsidRPr="005B58C8">
        <w:rPr>
          <w:rFonts w:ascii="Times New Roman" w:hAnsi="Times New Roman" w:cs="Times New Roman"/>
          <w:i/>
          <w:sz w:val="24"/>
          <w:szCs w:val="24"/>
        </w:rPr>
        <w:t>browsers</w:t>
      </w:r>
      <w:r>
        <w:rPr>
          <w:rFonts w:ascii="Times New Roman" w:hAnsi="Times New Roman" w:cs="Times New Roman"/>
          <w:sz w:val="24"/>
          <w:szCs w:val="24"/>
        </w:rPr>
        <w:t xml:space="preserve"> mogu izdvojiti i pretražiti </w:t>
      </w:r>
      <w:r w:rsidRPr="00A64ED7">
        <w:rPr>
          <w:rFonts w:ascii="Times New Roman" w:hAnsi="Times New Roman" w:cs="Times New Roman"/>
          <w:i/>
          <w:sz w:val="24"/>
          <w:szCs w:val="24"/>
        </w:rPr>
        <w:t>microdata</w:t>
      </w:r>
      <w:r>
        <w:rPr>
          <w:rFonts w:ascii="Times New Roman" w:hAnsi="Times New Roman" w:cs="Times New Roman"/>
          <w:sz w:val="24"/>
          <w:szCs w:val="24"/>
        </w:rPr>
        <w:t xml:space="preserve"> i time korisnicima obezbjediti bogatiji i relevantniji pregled stranice.</w:t>
      </w:r>
      <w:sdt>
        <w:sdtPr>
          <w:rPr>
            <w:rFonts w:ascii="Times New Roman" w:hAnsi="Times New Roman" w:cs="Times New Roman"/>
            <w:sz w:val="24"/>
            <w:szCs w:val="24"/>
          </w:rPr>
          <w:id w:val="-68733664"/>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MDN191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F61A6">
            <w:rPr>
              <w:rFonts w:ascii="Times New Roman" w:hAnsi="Times New Roman" w:cs="Times New Roman"/>
              <w:noProof/>
              <w:sz w:val="24"/>
              <w:szCs w:val="24"/>
            </w:rPr>
            <w:t>[</w:t>
          </w:r>
          <w:hyperlink w:anchor="MDN191" w:history="1">
            <w:r w:rsidRPr="00DF61A6">
              <w:rPr>
                <w:rStyle w:val="HeaderChar"/>
                <w:rFonts w:ascii="Times New Roman" w:hAnsi="Times New Roman" w:cs="Times New Roman"/>
                <w:noProof/>
                <w:sz w:val="24"/>
                <w:szCs w:val="24"/>
              </w:rPr>
              <w:t>7</w:t>
            </w:r>
          </w:hyperlink>
          <w:r w:rsidRPr="00DF61A6">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731BDA" w:rsidRPr="00A55FE4" w:rsidRDefault="00731BDA" w:rsidP="00731BDA">
      <w:pPr>
        <w:spacing w:after="0" w:line="240" w:lineRule="auto"/>
        <w:ind w:firstLine="720"/>
        <w:jc w:val="both"/>
        <w:rPr>
          <w:rFonts w:ascii="Times New Roman" w:hAnsi="Times New Roman" w:cs="Times New Roman"/>
          <w:color w:val="17365D" w:themeColor="text2" w:themeShade="BF"/>
          <w:sz w:val="24"/>
          <w:szCs w:val="24"/>
        </w:rPr>
      </w:pPr>
    </w:p>
    <w:p w:rsidR="00A20D00" w:rsidRDefault="00A20D00" w:rsidP="00731BDA">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4"/>
          <w:szCs w:val="24"/>
        </w:rPr>
        <w:t>Globalni atributi:</w:t>
      </w:r>
    </w:p>
    <w:p w:rsidR="00A20D00" w:rsidRDefault="00A20D00" w:rsidP="00731BDA">
      <w:pPr>
        <w:spacing w:after="0" w:line="240" w:lineRule="auto"/>
        <w:jc w:val="both"/>
        <w:rPr>
          <w:rFonts w:ascii="Times New Roman" w:hAnsi="Times New Roman" w:cs="Times New Roman"/>
          <w:color w:val="17365D" w:themeColor="text2" w:themeShade="BF"/>
          <w:sz w:val="24"/>
          <w:szCs w:val="24"/>
        </w:rPr>
      </w:pPr>
    </w:p>
    <w:p w:rsidR="00A20D00" w:rsidRPr="00AA6294" w:rsidRDefault="00A20D00" w:rsidP="00731BDA">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Globalni atributi su atributi zajednički za sve </w:t>
      </w:r>
      <w:r w:rsidRPr="00AD7515">
        <w:rPr>
          <w:rFonts w:ascii="Times New Roman" w:hAnsi="Times New Roman" w:cs="Times New Roman"/>
          <w:sz w:val="24"/>
          <w:szCs w:val="24"/>
        </w:rPr>
        <w:t>HTML</w:t>
      </w:r>
      <w:r>
        <w:rPr>
          <w:rFonts w:ascii="Times New Roman" w:hAnsi="Times New Roman" w:cs="Times New Roman"/>
          <w:sz w:val="24"/>
          <w:szCs w:val="24"/>
        </w:rPr>
        <w:t xml:space="preserve"> elemente, mogu se koristiti za sve elemente, </w:t>
      </w:r>
      <w:r w:rsidR="00E9679A">
        <w:rPr>
          <w:rFonts w:ascii="Times New Roman" w:hAnsi="Times New Roman" w:cs="Times New Roman"/>
          <w:sz w:val="24"/>
          <w:szCs w:val="24"/>
        </w:rPr>
        <w:t xml:space="preserve">ali </w:t>
      </w:r>
      <w:r>
        <w:rPr>
          <w:rFonts w:ascii="Times New Roman" w:hAnsi="Times New Roman" w:cs="Times New Roman"/>
          <w:sz w:val="24"/>
          <w:szCs w:val="24"/>
        </w:rPr>
        <w:t>na neke elemente nemaju uticaj. Neki od zajedničkih atributa</w:t>
      </w:r>
      <w:r w:rsidR="00E9679A">
        <w:rPr>
          <w:rFonts w:ascii="Times New Roman" w:hAnsi="Times New Roman" w:cs="Times New Roman"/>
          <w:sz w:val="24"/>
          <w:szCs w:val="24"/>
        </w:rPr>
        <w:t xml:space="preserve"> su</w:t>
      </w:r>
      <w:r>
        <w:rPr>
          <w:rFonts w:ascii="Times New Roman" w:hAnsi="Times New Roman" w:cs="Times New Roman"/>
          <w:sz w:val="24"/>
          <w:szCs w:val="24"/>
        </w:rPr>
        <w:t xml:space="preserve">: </w:t>
      </w:r>
      <w:r w:rsidRPr="00DA3705">
        <w:rPr>
          <w:rFonts w:ascii="Times New Roman" w:hAnsi="Times New Roman" w:cs="Times New Roman"/>
          <w:i/>
          <w:sz w:val="24"/>
          <w:szCs w:val="24"/>
        </w:rPr>
        <w:t>accesskey</w:t>
      </w:r>
      <w:r>
        <w:rPr>
          <w:rFonts w:ascii="Times New Roman" w:hAnsi="Times New Roman" w:cs="Times New Roman"/>
          <w:i/>
          <w:sz w:val="24"/>
          <w:szCs w:val="24"/>
        </w:rPr>
        <w:t xml:space="preserve"> </w:t>
      </w:r>
      <w:r>
        <w:rPr>
          <w:rFonts w:ascii="Times New Roman" w:hAnsi="Times New Roman" w:cs="Times New Roman"/>
          <w:sz w:val="24"/>
          <w:szCs w:val="24"/>
        </w:rPr>
        <w:t xml:space="preserve">- definiše prijedlog za generisanje prečice na tastaturi za trenutni element, </w:t>
      </w:r>
      <w:r w:rsidRPr="00DA3705">
        <w:rPr>
          <w:rFonts w:ascii="Times New Roman" w:hAnsi="Times New Roman" w:cs="Times New Roman"/>
          <w:i/>
          <w:sz w:val="24"/>
          <w:szCs w:val="24"/>
        </w:rPr>
        <w:t>autocapitalize</w:t>
      </w:r>
      <w:r>
        <w:rPr>
          <w:rFonts w:ascii="Times New Roman" w:hAnsi="Times New Roman" w:cs="Times New Roman"/>
          <w:i/>
          <w:sz w:val="24"/>
          <w:szCs w:val="24"/>
        </w:rPr>
        <w:t xml:space="preserve"> </w:t>
      </w:r>
      <w:r>
        <w:rPr>
          <w:rFonts w:ascii="Times New Roman" w:hAnsi="Times New Roman" w:cs="Times New Roman"/>
          <w:sz w:val="24"/>
          <w:szCs w:val="24"/>
        </w:rPr>
        <w:t xml:space="preserve">- definiše da li i na koji način se unešeni tekst automatski piše velikim slovom, </w:t>
      </w:r>
      <w:r w:rsidRPr="00DA3705">
        <w:rPr>
          <w:rFonts w:ascii="Times New Roman" w:hAnsi="Times New Roman" w:cs="Times New Roman"/>
          <w:i/>
          <w:sz w:val="24"/>
          <w:szCs w:val="24"/>
        </w:rPr>
        <w:t>class</w:t>
      </w:r>
      <w:r>
        <w:rPr>
          <w:rFonts w:ascii="Times New Roman" w:hAnsi="Times New Roman" w:cs="Times New Roman"/>
          <w:sz w:val="24"/>
          <w:szCs w:val="24"/>
        </w:rPr>
        <w:t xml:space="preserve">-klase dozvoljavaju </w:t>
      </w:r>
      <w:r w:rsidRPr="00DA3705">
        <w:rPr>
          <w:rFonts w:ascii="Times New Roman" w:hAnsi="Times New Roman" w:cs="Times New Roman"/>
          <w:i/>
          <w:sz w:val="24"/>
          <w:szCs w:val="24"/>
        </w:rPr>
        <w:t>CSS</w:t>
      </w:r>
      <w:r>
        <w:rPr>
          <w:rFonts w:ascii="Times New Roman" w:hAnsi="Times New Roman" w:cs="Times New Roman"/>
          <w:sz w:val="24"/>
          <w:szCs w:val="24"/>
        </w:rPr>
        <w:t xml:space="preserve">-u i </w:t>
      </w:r>
      <w:r w:rsidRPr="00DA3705">
        <w:rPr>
          <w:rFonts w:ascii="Times New Roman" w:hAnsi="Times New Roman" w:cs="Times New Roman"/>
          <w:i/>
          <w:sz w:val="24"/>
          <w:szCs w:val="24"/>
        </w:rPr>
        <w:t>JavaScript</w:t>
      </w:r>
      <w:r>
        <w:rPr>
          <w:rFonts w:ascii="Times New Roman" w:hAnsi="Times New Roman" w:cs="Times New Roman"/>
          <w:sz w:val="24"/>
          <w:szCs w:val="24"/>
        </w:rPr>
        <w:t xml:space="preserve">-u da pristupe određenim elementima preko selektora klasa, </w:t>
      </w:r>
      <w:r w:rsidRPr="00DA3705">
        <w:rPr>
          <w:rFonts w:ascii="Times New Roman" w:hAnsi="Times New Roman" w:cs="Times New Roman"/>
          <w:i/>
          <w:sz w:val="24"/>
          <w:szCs w:val="24"/>
        </w:rPr>
        <w:t>contenteditable</w:t>
      </w:r>
      <w:r>
        <w:rPr>
          <w:rFonts w:ascii="Times New Roman" w:hAnsi="Times New Roman" w:cs="Times New Roman"/>
          <w:sz w:val="24"/>
          <w:szCs w:val="24"/>
        </w:rPr>
        <w:t xml:space="preserve">-atribut koji definiše da li se dati element može uređivati od strane korisnika, </w:t>
      </w:r>
      <w:r w:rsidRPr="00DA3705">
        <w:rPr>
          <w:rFonts w:ascii="Times New Roman" w:hAnsi="Times New Roman" w:cs="Times New Roman"/>
          <w:i/>
          <w:sz w:val="24"/>
          <w:szCs w:val="24"/>
        </w:rPr>
        <w:t>id</w:t>
      </w:r>
      <w:r>
        <w:rPr>
          <w:rFonts w:ascii="Times New Roman" w:hAnsi="Times New Roman" w:cs="Times New Roman"/>
          <w:i/>
          <w:sz w:val="24"/>
          <w:szCs w:val="24"/>
        </w:rPr>
        <w:t xml:space="preserve"> </w:t>
      </w:r>
      <w:r>
        <w:rPr>
          <w:rFonts w:ascii="Times New Roman" w:hAnsi="Times New Roman" w:cs="Times New Roman"/>
          <w:sz w:val="24"/>
          <w:szCs w:val="24"/>
        </w:rPr>
        <w:t xml:space="preserve">- jedinstveni identifikator elementa koji je jedinstven u čitavom dokumentu, njegova svrha je da dozvoli </w:t>
      </w:r>
      <w:r w:rsidRPr="00DA3705">
        <w:rPr>
          <w:rFonts w:ascii="Times New Roman" w:hAnsi="Times New Roman" w:cs="Times New Roman"/>
          <w:i/>
          <w:sz w:val="24"/>
          <w:szCs w:val="24"/>
        </w:rPr>
        <w:t>CSS</w:t>
      </w:r>
      <w:r>
        <w:rPr>
          <w:rFonts w:ascii="Times New Roman" w:hAnsi="Times New Roman" w:cs="Times New Roman"/>
          <w:sz w:val="24"/>
          <w:szCs w:val="24"/>
        </w:rPr>
        <w:t xml:space="preserve">-u i </w:t>
      </w:r>
      <w:r w:rsidRPr="00DA3705">
        <w:rPr>
          <w:rFonts w:ascii="Times New Roman" w:hAnsi="Times New Roman" w:cs="Times New Roman"/>
          <w:i/>
          <w:sz w:val="24"/>
          <w:szCs w:val="24"/>
        </w:rPr>
        <w:t>JavaScript</w:t>
      </w:r>
      <w:r>
        <w:rPr>
          <w:rFonts w:ascii="Times New Roman" w:hAnsi="Times New Roman" w:cs="Times New Roman"/>
          <w:sz w:val="24"/>
          <w:szCs w:val="24"/>
        </w:rPr>
        <w:t xml:space="preserve">-u pristup datom elementu, </w:t>
      </w:r>
      <w:r w:rsidRPr="00DA3705">
        <w:rPr>
          <w:rFonts w:ascii="Times New Roman" w:hAnsi="Times New Roman" w:cs="Times New Roman"/>
          <w:i/>
          <w:sz w:val="24"/>
          <w:szCs w:val="24"/>
        </w:rPr>
        <w:t>style</w:t>
      </w:r>
      <w:r>
        <w:rPr>
          <w:rFonts w:ascii="Times New Roman" w:hAnsi="Times New Roman" w:cs="Times New Roman"/>
          <w:i/>
          <w:sz w:val="24"/>
          <w:szCs w:val="24"/>
        </w:rPr>
        <w:t xml:space="preserve"> </w:t>
      </w:r>
      <w:r>
        <w:rPr>
          <w:rFonts w:ascii="Times New Roman" w:hAnsi="Times New Roman" w:cs="Times New Roman"/>
          <w:sz w:val="24"/>
          <w:szCs w:val="24"/>
        </w:rPr>
        <w:t xml:space="preserve">- sadrži </w:t>
      </w:r>
      <w:r w:rsidRPr="00DA3705">
        <w:rPr>
          <w:rFonts w:ascii="Times New Roman" w:hAnsi="Times New Roman" w:cs="Times New Roman"/>
          <w:i/>
          <w:sz w:val="24"/>
          <w:szCs w:val="24"/>
        </w:rPr>
        <w:t>CSS</w:t>
      </w:r>
      <w:r>
        <w:rPr>
          <w:rFonts w:ascii="Times New Roman" w:hAnsi="Times New Roman" w:cs="Times New Roman"/>
          <w:sz w:val="24"/>
          <w:szCs w:val="24"/>
        </w:rPr>
        <w:t xml:space="preserve"> deklaracije stila koje treba da se primjene na element.</w:t>
      </w:r>
      <w:sdt>
        <w:sdtPr>
          <w:rPr>
            <w:rFonts w:ascii="Times New Roman" w:hAnsi="Times New Roman" w:cs="Times New Roman"/>
            <w:sz w:val="24"/>
            <w:szCs w:val="24"/>
          </w:rPr>
          <w:id w:val="-1193990289"/>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MDN19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F61A6">
            <w:rPr>
              <w:rFonts w:ascii="Times New Roman" w:hAnsi="Times New Roman" w:cs="Times New Roman"/>
              <w:noProof/>
              <w:sz w:val="24"/>
              <w:szCs w:val="24"/>
            </w:rPr>
            <w:t>[</w:t>
          </w:r>
          <w:hyperlink w:anchor="MDN19" w:history="1">
            <w:r w:rsidRPr="00DF61A6">
              <w:rPr>
                <w:rStyle w:val="HeaderChar"/>
                <w:rFonts w:ascii="Times New Roman" w:hAnsi="Times New Roman" w:cs="Times New Roman"/>
                <w:noProof/>
                <w:sz w:val="24"/>
                <w:szCs w:val="24"/>
              </w:rPr>
              <w:t>8</w:t>
            </w:r>
          </w:hyperlink>
          <w:r w:rsidRPr="00DF61A6">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A20D00">
      <w:pPr>
        <w:spacing w:after="0"/>
        <w:ind w:left="1440" w:firstLine="720"/>
        <w:jc w:val="both"/>
        <w:rPr>
          <w:rFonts w:ascii="Times New Roman" w:hAnsi="Times New Roman" w:cs="Times New Roman"/>
          <w:sz w:val="24"/>
          <w:szCs w:val="24"/>
        </w:rPr>
      </w:pPr>
    </w:p>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Default="006A52BB" w:rsidP="00A20D00"/>
    <w:p w:rsidR="006A52BB" w:rsidRPr="00620EC4" w:rsidRDefault="006A52BB" w:rsidP="00A20D00"/>
    <w:p w:rsidR="00A20D00" w:rsidRDefault="00A20D00" w:rsidP="00731BDA">
      <w:pPr>
        <w:pStyle w:val="Heading1"/>
        <w:spacing w:line="240" w:lineRule="auto"/>
        <w:jc w:val="both"/>
      </w:pPr>
      <w:bookmarkStart w:id="3" w:name="_Toc9960899"/>
      <w:r w:rsidRPr="007F4F63">
        <w:rPr>
          <w:rFonts w:ascii="Times New Roman" w:hAnsi="Times New Roman" w:cs="Times New Roman"/>
        </w:rPr>
        <w:t>CSS3</w:t>
      </w:r>
      <w:bookmarkEnd w:id="3"/>
    </w:p>
    <w:p w:rsidR="00A20D00" w:rsidRPr="00620EC4" w:rsidRDefault="00A20D00" w:rsidP="00731BDA">
      <w:pPr>
        <w:spacing w:after="0" w:line="240" w:lineRule="auto"/>
        <w:jc w:val="both"/>
      </w:pPr>
    </w:p>
    <w:p w:rsidR="00A20D00" w:rsidRDefault="00A20D00" w:rsidP="00731BDA">
      <w:pPr>
        <w:spacing w:after="0" w:line="240" w:lineRule="auto"/>
        <w:ind w:firstLine="432"/>
        <w:jc w:val="both"/>
        <w:rPr>
          <w:rFonts w:ascii="Times New Roman" w:hAnsi="Times New Roman" w:cs="Times New Roman"/>
          <w:sz w:val="24"/>
          <w:szCs w:val="24"/>
          <w:lang w:val="sr-Latn-BA"/>
        </w:rPr>
      </w:pPr>
      <w:r>
        <w:rPr>
          <w:rFonts w:ascii="Times New Roman" w:hAnsi="Times New Roman" w:cs="Times New Roman"/>
          <w:sz w:val="24"/>
          <w:szCs w:val="24"/>
        </w:rPr>
        <w:t>CSS (</w:t>
      </w:r>
      <w:r w:rsidRPr="003650B8">
        <w:rPr>
          <w:rFonts w:ascii="Times New Roman" w:hAnsi="Times New Roman" w:cs="Times New Roman"/>
          <w:i/>
          <w:sz w:val="24"/>
          <w:szCs w:val="24"/>
        </w:rPr>
        <w:t>Cascading Style Sheets</w:t>
      </w:r>
      <w:r>
        <w:rPr>
          <w:rFonts w:ascii="Times New Roman" w:hAnsi="Times New Roman" w:cs="Times New Roman"/>
          <w:sz w:val="24"/>
          <w:szCs w:val="24"/>
        </w:rPr>
        <w:t xml:space="preserve">) se koristi </w:t>
      </w:r>
      <w:r>
        <w:rPr>
          <w:rFonts w:ascii="Times New Roman" w:hAnsi="Times New Roman" w:cs="Times New Roman"/>
          <w:sz w:val="24"/>
          <w:szCs w:val="24"/>
          <w:lang w:val="sr-Latn-BA"/>
        </w:rPr>
        <w:t xml:space="preserve">za stil i izgled </w:t>
      </w:r>
      <w:r w:rsidRPr="00AD7515">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stranice. Stilovi se definišu za HTML elemente i mogu da promijene boju, font ili pozadinu elementa.</w:t>
      </w:r>
      <w:sdt>
        <w:sdtPr>
          <w:rPr>
            <w:rFonts w:ascii="Times New Roman" w:hAnsi="Times New Roman" w:cs="Times New Roman"/>
            <w:sz w:val="24"/>
            <w:szCs w:val="24"/>
            <w:lang w:val="sr-Latn-BA"/>
          </w:rPr>
          <w:id w:val="-2095464697"/>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W3C19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D40AD1">
            <w:rPr>
              <w:rFonts w:ascii="Times New Roman" w:hAnsi="Times New Roman" w:cs="Times New Roman"/>
              <w:noProof/>
              <w:sz w:val="24"/>
              <w:szCs w:val="24"/>
            </w:rPr>
            <w:t>[</w:t>
          </w:r>
          <w:hyperlink w:anchor="W3C19" w:history="1">
            <w:r w:rsidRPr="00D40AD1">
              <w:rPr>
                <w:rStyle w:val="HeaderChar"/>
                <w:rFonts w:ascii="Times New Roman" w:hAnsi="Times New Roman" w:cs="Times New Roman"/>
                <w:noProof/>
                <w:sz w:val="24"/>
                <w:szCs w:val="24"/>
              </w:rPr>
              <w:t>9</w:t>
            </w:r>
          </w:hyperlink>
          <w:r w:rsidRPr="00D40AD1">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Korištenjem CSS-a kao eksternog dokumenta razdvaja se sadržaj i formatiranje stranice, pa se </w:t>
      </w:r>
      <w:r w:rsidRPr="0060411F">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stranice brže učitavaju. Takođe, ovim je omogućeno ažuriranje više različitih stranica. </w:t>
      </w:r>
    </w:p>
    <w:p w:rsidR="00A20D00" w:rsidRDefault="00A20D00" w:rsidP="00731BDA">
      <w:pPr>
        <w:spacing w:after="0" w:line="240" w:lineRule="auto"/>
        <w:ind w:firstLine="432"/>
        <w:jc w:val="both"/>
        <w:rPr>
          <w:rFonts w:ascii="Times New Roman" w:hAnsi="Times New Roman" w:cs="Times New Roman"/>
          <w:sz w:val="24"/>
          <w:szCs w:val="24"/>
          <w:lang w:val="sr-Latn-BA"/>
        </w:rPr>
      </w:pPr>
    </w:p>
    <w:p w:rsidR="00A20D00" w:rsidRDefault="00A20D00" w:rsidP="00731BDA">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CSS3 predstavlja posljednju verziju evolucije CSS-a i u potpunosti je kompatibilan sa prethodnim verzijama. Najveća promjena u CSS3 verziji su moduli kojima se postiže efikasniji i laksi rad. Neki od najvažnijih modula su: selektori, tekstualni efekti, pozadine i ivice, 2D i 3D transformacije, animacije.</w:t>
      </w:r>
      <w:sdt>
        <w:sdtPr>
          <w:rPr>
            <w:rFonts w:ascii="Times New Roman" w:hAnsi="Times New Roman" w:cs="Times New Roman"/>
            <w:sz w:val="24"/>
            <w:szCs w:val="24"/>
            <w:lang w:val="sr-Latn-BA"/>
          </w:rPr>
          <w:id w:val="-2014137152"/>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MDN193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D40AD1">
            <w:rPr>
              <w:rFonts w:ascii="Times New Roman" w:hAnsi="Times New Roman" w:cs="Times New Roman"/>
              <w:noProof/>
              <w:sz w:val="24"/>
              <w:szCs w:val="24"/>
            </w:rPr>
            <w:t>[</w:t>
          </w:r>
          <w:hyperlink w:anchor="MDN193" w:history="1">
            <w:r w:rsidRPr="00D40AD1">
              <w:rPr>
                <w:rStyle w:val="HeaderChar"/>
                <w:rFonts w:ascii="Times New Roman" w:hAnsi="Times New Roman" w:cs="Times New Roman"/>
                <w:noProof/>
                <w:sz w:val="24"/>
                <w:szCs w:val="24"/>
              </w:rPr>
              <w:t>10</w:t>
            </w:r>
          </w:hyperlink>
          <w:r w:rsidRPr="00D40AD1">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w:t>
      </w:r>
    </w:p>
    <w:p w:rsidR="00A20D00" w:rsidRDefault="00A20D00" w:rsidP="00731BDA">
      <w:pPr>
        <w:spacing w:after="0" w:line="240" w:lineRule="auto"/>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Selektori se koriste za izbor elementa kome se definiše stil, neki od novih selektora u CSS3 su: </w:t>
      </w:r>
      <w:r>
        <w:rPr>
          <w:rFonts w:ascii="Times New Roman" w:hAnsi="Times New Roman" w:cs="Times New Roman"/>
          <w:i/>
          <w:sz w:val="24"/>
          <w:szCs w:val="24"/>
          <w:lang w:val="sr-Latn-BA"/>
        </w:rPr>
        <w:t>element1~elem</w:t>
      </w:r>
      <w:r w:rsidRPr="00E67ED2">
        <w:rPr>
          <w:rFonts w:ascii="Times New Roman" w:hAnsi="Times New Roman" w:cs="Times New Roman"/>
          <w:i/>
          <w:sz w:val="24"/>
          <w:szCs w:val="24"/>
          <w:lang w:val="sr-Latn-BA"/>
        </w:rPr>
        <w:t>e</w:t>
      </w:r>
      <w:r>
        <w:rPr>
          <w:rFonts w:ascii="Times New Roman" w:hAnsi="Times New Roman" w:cs="Times New Roman"/>
          <w:i/>
          <w:sz w:val="24"/>
          <w:szCs w:val="24"/>
          <w:lang w:val="sr-Latn-BA"/>
        </w:rPr>
        <w:t>n</w:t>
      </w:r>
      <w:r w:rsidRPr="00E67ED2">
        <w:rPr>
          <w:rFonts w:ascii="Times New Roman" w:hAnsi="Times New Roman" w:cs="Times New Roman"/>
          <w:i/>
          <w:sz w:val="24"/>
          <w:szCs w:val="24"/>
          <w:lang w:val="sr-Latn-BA"/>
        </w:rPr>
        <w:t>t2</w:t>
      </w:r>
      <w:r>
        <w:rPr>
          <w:rFonts w:ascii="Times New Roman" w:hAnsi="Times New Roman" w:cs="Times New Roman"/>
          <w:sz w:val="24"/>
          <w:szCs w:val="24"/>
          <w:lang w:val="sr-Latn-BA"/>
        </w:rPr>
        <w:t xml:space="preserve"> – za selekciju svakog element2 ispred koga se nalazi element1, </w:t>
      </w:r>
      <w:r w:rsidRPr="00E67ED2">
        <w:rPr>
          <w:rFonts w:ascii="Times New Roman" w:hAnsi="Times New Roman" w:cs="Times New Roman"/>
          <w:i/>
          <w:sz w:val="24"/>
          <w:szCs w:val="24"/>
          <w:lang w:val="sr-Latn-BA"/>
        </w:rPr>
        <w:t>[attribute]</w:t>
      </w:r>
      <w:r>
        <w:rPr>
          <w:rFonts w:ascii="Times New Roman" w:hAnsi="Times New Roman" w:cs="Times New Roman"/>
          <w:sz w:val="24"/>
          <w:szCs w:val="24"/>
          <w:lang w:val="sr-Latn-BA"/>
        </w:rPr>
        <w:t xml:space="preserve"> – za selekciju elemenata koji imaju određeni atribut, </w:t>
      </w:r>
      <w:r w:rsidRPr="00E67ED2">
        <w:rPr>
          <w:rFonts w:ascii="Times New Roman" w:hAnsi="Times New Roman" w:cs="Times New Roman"/>
          <w:i/>
          <w:sz w:val="24"/>
          <w:szCs w:val="24"/>
          <w:lang w:val="sr-Latn-BA"/>
        </w:rPr>
        <w:t>[attribute=value]</w:t>
      </w:r>
      <w:r>
        <w:rPr>
          <w:rFonts w:ascii="Times New Roman" w:hAnsi="Times New Roman" w:cs="Times New Roman"/>
          <w:sz w:val="24"/>
          <w:szCs w:val="24"/>
          <w:lang w:val="sr-Latn-BA"/>
        </w:rPr>
        <w:t xml:space="preserve"> – za selekciju elemenata koji imaju istu vrijednost određenog atributa, </w:t>
      </w:r>
      <w:r w:rsidRPr="00E67ED2">
        <w:rPr>
          <w:rFonts w:ascii="Times New Roman" w:hAnsi="Times New Roman" w:cs="Times New Roman"/>
          <w:i/>
          <w:sz w:val="24"/>
          <w:szCs w:val="24"/>
          <w:lang w:val="sr-Latn-BA"/>
        </w:rPr>
        <w:t>[attribute*=value]</w:t>
      </w:r>
      <w:r>
        <w:rPr>
          <w:rFonts w:ascii="Times New Roman" w:hAnsi="Times New Roman" w:cs="Times New Roman"/>
          <w:sz w:val="24"/>
          <w:szCs w:val="24"/>
          <w:lang w:val="sr-Latn-BA"/>
        </w:rPr>
        <w:t xml:space="preserve"> – za selekciju elemenata kod kojih vrijednost određenog atributa sadrži određenu riječ, </w:t>
      </w:r>
      <w:r w:rsidRPr="00E67ED2">
        <w:rPr>
          <w:rFonts w:ascii="Times New Roman" w:hAnsi="Times New Roman" w:cs="Times New Roman"/>
          <w:i/>
          <w:sz w:val="24"/>
          <w:szCs w:val="24"/>
          <w:lang w:val="sr-Latn-BA"/>
        </w:rPr>
        <w:t>[attribute</w:t>
      </w:r>
      <w:r w:rsidRPr="00E67ED2">
        <w:rPr>
          <w:rFonts w:ascii="Times New Roman" w:hAnsi="Times New Roman" w:cs="Times New Roman"/>
          <w:i/>
          <w:sz w:val="24"/>
          <w:szCs w:val="24"/>
        </w:rPr>
        <w:t>^</w:t>
      </w:r>
      <w:r w:rsidRPr="00E67ED2">
        <w:rPr>
          <w:rFonts w:ascii="Times New Roman" w:hAnsi="Times New Roman" w:cs="Times New Roman"/>
          <w:i/>
          <w:sz w:val="24"/>
          <w:szCs w:val="24"/>
          <w:lang w:val="sr-Latn-BA"/>
        </w:rPr>
        <w:t>=value]</w:t>
      </w:r>
      <w:r>
        <w:rPr>
          <w:rFonts w:ascii="Times New Roman" w:hAnsi="Times New Roman" w:cs="Times New Roman"/>
          <w:sz w:val="24"/>
          <w:szCs w:val="24"/>
          <w:lang w:val="sr-Latn-BA"/>
        </w:rPr>
        <w:t xml:space="preserve"> – za selekciju elemenata kod kojih vrijednost određenog atributa počinje određenom riječi, </w:t>
      </w:r>
      <w:r w:rsidRPr="00E67ED2">
        <w:rPr>
          <w:rFonts w:ascii="Times New Roman" w:hAnsi="Times New Roman" w:cs="Times New Roman"/>
          <w:i/>
          <w:sz w:val="24"/>
          <w:szCs w:val="24"/>
          <w:lang w:val="sr-Latn-BA"/>
        </w:rPr>
        <w:t>[attribute$=value]</w:t>
      </w:r>
      <w:r>
        <w:rPr>
          <w:rFonts w:ascii="Times New Roman" w:hAnsi="Times New Roman" w:cs="Times New Roman"/>
          <w:sz w:val="24"/>
          <w:szCs w:val="24"/>
          <w:lang w:val="sr-Latn-BA"/>
        </w:rPr>
        <w:t xml:space="preserve"> – za selekciju elemenata kod kojih vrijednost određenog atributa završava određenom riječi, </w:t>
      </w:r>
      <w:r w:rsidRPr="00E67ED2">
        <w:rPr>
          <w:rFonts w:ascii="Times New Roman" w:hAnsi="Times New Roman" w:cs="Times New Roman"/>
          <w:i/>
          <w:sz w:val="24"/>
          <w:szCs w:val="24"/>
          <w:lang w:val="sr-Latn-BA"/>
        </w:rPr>
        <w:t>:active</w:t>
      </w:r>
      <w:r>
        <w:rPr>
          <w:rFonts w:ascii="Times New Roman" w:hAnsi="Times New Roman" w:cs="Times New Roman"/>
          <w:sz w:val="24"/>
          <w:szCs w:val="24"/>
          <w:lang w:val="sr-Latn-BA"/>
        </w:rPr>
        <w:t xml:space="preserve"> – za selekciju aktivnog elementa, npr. linka, </w:t>
      </w:r>
      <w:r w:rsidRPr="00E67ED2">
        <w:rPr>
          <w:rFonts w:ascii="Times New Roman" w:hAnsi="Times New Roman" w:cs="Times New Roman"/>
          <w:i/>
          <w:sz w:val="24"/>
          <w:szCs w:val="24"/>
          <w:lang w:val="sr-Latn-BA"/>
        </w:rPr>
        <w:t>::after</w:t>
      </w:r>
      <w:r>
        <w:rPr>
          <w:rFonts w:ascii="Times New Roman" w:hAnsi="Times New Roman" w:cs="Times New Roman"/>
          <w:sz w:val="24"/>
          <w:szCs w:val="24"/>
          <w:lang w:val="sr-Latn-BA"/>
        </w:rPr>
        <w:t xml:space="preserve"> – za ubacivanje sadržaja nakon određenog elementa, npr.: </w:t>
      </w:r>
      <w:r w:rsidRPr="00E67ED2">
        <w:rPr>
          <w:rFonts w:ascii="Times New Roman" w:hAnsi="Times New Roman" w:cs="Times New Roman"/>
          <w:i/>
          <w:sz w:val="24"/>
          <w:szCs w:val="24"/>
          <w:lang w:val="sr-Latn-BA"/>
        </w:rPr>
        <w:t>p::after, :only-child</w:t>
      </w:r>
      <w:r>
        <w:rPr>
          <w:rFonts w:ascii="Times New Roman" w:hAnsi="Times New Roman" w:cs="Times New Roman"/>
          <w:sz w:val="24"/>
          <w:szCs w:val="24"/>
          <w:lang w:val="sr-Latn-BA"/>
        </w:rPr>
        <w:t xml:space="preserve"> – selektuje svaki element koji je jedini element u roditeljskom elementu, </w:t>
      </w:r>
      <w:r>
        <w:rPr>
          <w:rFonts w:ascii="Times New Roman" w:hAnsi="Times New Roman" w:cs="Times New Roman"/>
          <w:i/>
          <w:sz w:val="24"/>
          <w:szCs w:val="24"/>
          <w:lang w:val="sr-Latn-BA"/>
        </w:rPr>
        <w:t>:nth</w:t>
      </w:r>
      <w:r w:rsidRPr="00E67ED2">
        <w:rPr>
          <w:rFonts w:ascii="Times New Roman" w:hAnsi="Times New Roman" w:cs="Times New Roman"/>
          <w:i/>
          <w:sz w:val="24"/>
          <w:szCs w:val="24"/>
          <w:lang w:val="sr-Latn-BA"/>
        </w:rPr>
        <w:t>-child(n)</w:t>
      </w:r>
      <w:r>
        <w:rPr>
          <w:rFonts w:ascii="Times New Roman" w:hAnsi="Times New Roman" w:cs="Times New Roman"/>
          <w:sz w:val="24"/>
          <w:szCs w:val="24"/>
          <w:lang w:val="sr-Latn-BA"/>
        </w:rPr>
        <w:t xml:space="preserve"> – selektuje element koji je n-ti u roditeljskom elementu, itd.</w:t>
      </w: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 Tekstualni efekti u CSS3 imaju nove osobine: </w:t>
      </w:r>
      <w:r w:rsidRPr="00E67ED2">
        <w:rPr>
          <w:rFonts w:ascii="Times New Roman" w:hAnsi="Times New Roman" w:cs="Times New Roman"/>
          <w:i/>
          <w:sz w:val="24"/>
          <w:szCs w:val="24"/>
          <w:lang w:val="sr-Latn-BA"/>
        </w:rPr>
        <w:t>text-align-last, text-emphasis, text-overflow, text-justify, text-outline, text-shadow, word-breake, word-wrap</w:t>
      </w:r>
      <w:r>
        <w:rPr>
          <w:rFonts w:ascii="Times New Roman" w:hAnsi="Times New Roman" w:cs="Times New Roman"/>
          <w:sz w:val="24"/>
          <w:szCs w:val="24"/>
          <w:lang w:val="sr-Latn-BA"/>
        </w:rPr>
        <w:t xml:space="preserve">. </w:t>
      </w: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Pozadine i ivice takođe imaju nove osobine, pozadine: </w:t>
      </w:r>
      <w:r w:rsidRPr="00E67ED2">
        <w:rPr>
          <w:rFonts w:ascii="Times New Roman" w:hAnsi="Times New Roman" w:cs="Times New Roman"/>
          <w:i/>
          <w:sz w:val="24"/>
          <w:szCs w:val="24"/>
          <w:lang w:val="sr-Latn-BA"/>
        </w:rPr>
        <w:t>background-color, background-image, background-repeat, background-attachment</w:t>
      </w:r>
      <w:r>
        <w:rPr>
          <w:rFonts w:ascii="Times New Roman" w:hAnsi="Times New Roman" w:cs="Times New Roman"/>
          <w:sz w:val="24"/>
          <w:szCs w:val="24"/>
          <w:lang w:val="sr-Latn-BA"/>
        </w:rPr>
        <w:t xml:space="preserve">; ivice: </w:t>
      </w:r>
      <w:r w:rsidRPr="00E67ED2">
        <w:rPr>
          <w:rFonts w:ascii="Times New Roman" w:hAnsi="Times New Roman" w:cs="Times New Roman"/>
          <w:i/>
          <w:sz w:val="24"/>
          <w:szCs w:val="24"/>
          <w:lang w:val="sr-Latn-BA"/>
        </w:rPr>
        <w:t>border-color, border-style, border-width, border-radius, border-image-(source, slice, width, outset, repeat)</w:t>
      </w:r>
      <w:r w:rsidR="007410F9">
        <w:rPr>
          <w:rFonts w:ascii="Times New Roman" w:hAnsi="Times New Roman" w:cs="Times New Roman"/>
          <w:sz w:val="24"/>
          <w:szCs w:val="24"/>
          <w:lang w:val="sr-Latn-BA"/>
        </w:rPr>
        <w:t>. Na S</w:t>
      </w:r>
      <w:r>
        <w:rPr>
          <w:rFonts w:ascii="Times New Roman" w:hAnsi="Times New Roman" w:cs="Times New Roman"/>
          <w:sz w:val="24"/>
          <w:szCs w:val="24"/>
          <w:lang w:val="sr-Latn-BA"/>
        </w:rPr>
        <w:t>lici</w:t>
      </w:r>
      <w:r w:rsidR="007410F9">
        <w:rPr>
          <w:rFonts w:ascii="Times New Roman" w:hAnsi="Times New Roman" w:cs="Times New Roman"/>
          <w:sz w:val="24"/>
          <w:szCs w:val="24"/>
          <w:lang w:val="sr-Latn-BA"/>
        </w:rPr>
        <w:t xml:space="preserve"> 3.1</w:t>
      </w:r>
      <w:r>
        <w:rPr>
          <w:rFonts w:ascii="Times New Roman" w:hAnsi="Times New Roman" w:cs="Times New Roman"/>
          <w:sz w:val="24"/>
          <w:szCs w:val="24"/>
          <w:lang w:val="sr-Latn-BA"/>
        </w:rPr>
        <w:t xml:space="preserve"> je prika</w:t>
      </w:r>
      <w:r w:rsidR="007410F9">
        <w:rPr>
          <w:rFonts w:ascii="Times New Roman" w:hAnsi="Times New Roman" w:cs="Times New Roman"/>
          <w:sz w:val="24"/>
          <w:szCs w:val="24"/>
          <w:lang w:val="sr-Latn-BA"/>
        </w:rPr>
        <w:t>zano korištenje slike kao ivice.</w:t>
      </w: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29" o:spid="_x0000_s1030" type="#_x0000_t202" style="position:absolute;left:0;text-align:left;margin-left:.75pt;margin-top:.1pt;width:448.5pt;height:186.5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&lt;!DOCTYPE html&gt;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&lt;html&gt;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&lt;head&gt;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&lt;style&gt;</w:t>
                  </w:r>
                </w:p>
                <w:p w:rsidR="000D75C7" w:rsidRDefault="000D75C7" w:rsidP="00A20D00">
                  <w:pPr>
                    <w:spacing w:after="0" w:line="240" w:lineRule="auto"/>
                    <w:ind w:firstLine="720"/>
                    <w:rPr>
                      <w:rFonts w:ascii="Courier New" w:hAnsi="Courier New" w:cs="Courier New"/>
                    </w:rPr>
                  </w:pPr>
                  <w:r>
                    <w:rPr>
                      <w:rFonts w:ascii="Courier New" w:hAnsi="Courier New" w:cs="Courier New"/>
                      <w:lang w:val="sr-Latn-BA"/>
                    </w:rPr>
                    <w:tab/>
                    <w:t xml:space="preserve">#borderimg </w:t>
                  </w:r>
                  <w:r>
                    <w:rPr>
                      <w:rFonts w:ascii="Courier New" w:hAnsi="Courier New" w:cs="Courier New"/>
                    </w:rPr>
                    <w:t>{</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ab/>
                    <w:t>border-image: url(border.png) 30 30 round;</w:t>
                  </w:r>
                </w:p>
                <w:p w:rsidR="000D75C7" w:rsidRPr="006577FC"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&lt;/style&gt;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&lt;/head&gt;</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&lt;body&gt;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&lt;p id=borderimg&gt;Border-image&lt;/p&gt;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&lt;/body&gt;</w:t>
                  </w:r>
                </w:p>
                <w:p w:rsidR="000D75C7" w:rsidRPr="006577FC" w:rsidRDefault="000D75C7" w:rsidP="00A20D00">
                  <w:pPr>
                    <w:spacing w:after="0" w:line="240" w:lineRule="auto"/>
                    <w:rPr>
                      <w:rFonts w:ascii="Courier New" w:hAnsi="Courier New" w:cs="Courier New"/>
                      <w:lang w:val="sr-Latn-BA"/>
                    </w:rPr>
                  </w:pPr>
                  <w:r>
                    <w:rPr>
                      <w:rFonts w:ascii="Courier New" w:hAnsi="Courier New" w:cs="Courier New"/>
                      <w:lang w:val="sr-Latn-BA"/>
                    </w:rPr>
                    <w:t>&lt;/html&gt;</w:t>
                  </w:r>
                </w:p>
              </w:txbxContent>
            </v:textbox>
          </v:shape>
        </w:pict>
      </w:r>
      <w:r w:rsidR="00A20D00">
        <w:rPr>
          <w:rFonts w:ascii="Times New Roman" w:hAnsi="Times New Roman" w:cs="Times New Roman"/>
          <w:sz w:val="24"/>
          <w:szCs w:val="24"/>
          <w:lang w:val="sr-Latn-BA"/>
        </w:rPr>
        <w:t xml:space="preserve"> </w: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30" o:spid="_x0000_s1031" type="#_x0000_t202" style="position:absolute;left:0;text-align:left;margin-left:.75pt;margin-top:12.85pt;width:448.5pt;height:14.2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" stroked="f">
            <v:path arrowok="t"/>
            <v:textbox inset="0,0,0,0">
              <w:txbxContent>
                <w:p w:rsidR="000D75C7" w:rsidRPr="00F8023F"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Slika 3.1 – Primjer korištenja slike kao ivice</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6A52BB" w:rsidRDefault="006A52BB"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CSS3 podržava 2D i 3D transformacije. Transformacija je efekat koji omogućava da element promijeni oblik, veličinu i poziciju. Osobine transformacija u CSS3: </w:t>
      </w:r>
      <w:r w:rsidRPr="00AD7515">
        <w:rPr>
          <w:rFonts w:ascii="Times New Roman" w:hAnsi="Times New Roman" w:cs="Times New Roman"/>
          <w:i/>
          <w:sz w:val="24"/>
          <w:szCs w:val="24"/>
          <w:lang w:val="sr-Latn-BA"/>
        </w:rPr>
        <w:t>transform</w:t>
      </w:r>
      <w:r>
        <w:rPr>
          <w:rFonts w:ascii="Times New Roman" w:hAnsi="Times New Roman" w:cs="Times New Roman"/>
          <w:sz w:val="24"/>
          <w:szCs w:val="24"/>
          <w:lang w:val="sr-Latn-BA"/>
        </w:rPr>
        <w:t xml:space="preserve">, </w:t>
      </w:r>
      <w:r w:rsidRPr="00AD7515">
        <w:rPr>
          <w:rFonts w:ascii="Times New Roman" w:hAnsi="Times New Roman" w:cs="Times New Roman"/>
          <w:i/>
          <w:sz w:val="24"/>
          <w:szCs w:val="24"/>
          <w:lang w:val="sr-Latn-BA"/>
        </w:rPr>
        <w:t>translate</w:t>
      </w:r>
      <w:r>
        <w:rPr>
          <w:rFonts w:ascii="Times New Roman" w:hAnsi="Times New Roman" w:cs="Times New Roman"/>
          <w:sz w:val="24"/>
          <w:szCs w:val="24"/>
          <w:lang w:val="sr-Latn-BA"/>
        </w:rPr>
        <w:t xml:space="preserve">, </w:t>
      </w:r>
      <w:r w:rsidRPr="00AD7515">
        <w:rPr>
          <w:rFonts w:ascii="Times New Roman" w:hAnsi="Times New Roman" w:cs="Times New Roman"/>
          <w:i/>
          <w:sz w:val="24"/>
          <w:szCs w:val="24"/>
          <w:lang w:val="sr-Latn-BA"/>
        </w:rPr>
        <w:t>scale</w:t>
      </w:r>
      <w:r>
        <w:rPr>
          <w:rFonts w:ascii="Times New Roman" w:hAnsi="Times New Roman" w:cs="Times New Roman"/>
          <w:sz w:val="24"/>
          <w:szCs w:val="24"/>
          <w:lang w:val="sr-Latn-BA"/>
        </w:rPr>
        <w:t xml:space="preserve">, </w:t>
      </w:r>
      <w:r w:rsidRPr="00AD7515">
        <w:rPr>
          <w:rFonts w:ascii="Times New Roman" w:hAnsi="Times New Roman" w:cs="Times New Roman"/>
          <w:i/>
          <w:sz w:val="24"/>
          <w:szCs w:val="24"/>
          <w:lang w:val="sr-Latn-BA"/>
        </w:rPr>
        <w:t>rotate</w:t>
      </w:r>
      <w:r>
        <w:rPr>
          <w:rFonts w:ascii="Times New Roman" w:hAnsi="Times New Roman" w:cs="Times New Roman"/>
          <w:sz w:val="24"/>
          <w:szCs w:val="24"/>
          <w:lang w:val="sr-Latn-BA"/>
        </w:rPr>
        <w:t xml:space="preserve">, </w:t>
      </w:r>
      <w:r w:rsidRPr="00AD7515">
        <w:rPr>
          <w:rFonts w:ascii="Times New Roman" w:hAnsi="Times New Roman" w:cs="Times New Roman"/>
          <w:i/>
          <w:sz w:val="24"/>
          <w:szCs w:val="24"/>
          <w:lang w:val="sr-Latn-BA"/>
        </w:rPr>
        <w:t>skew</w:t>
      </w:r>
      <w:r>
        <w:rPr>
          <w:rFonts w:ascii="Times New Roman" w:hAnsi="Times New Roman" w:cs="Times New Roman"/>
          <w:sz w:val="24"/>
          <w:szCs w:val="24"/>
          <w:lang w:val="sr-Latn-BA"/>
        </w:rPr>
        <w:t xml:space="preserve">, </w:t>
      </w:r>
      <w:r w:rsidRPr="00AD7515">
        <w:rPr>
          <w:rFonts w:ascii="Times New Roman" w:hAnsi="Times New Roman" w:cs="Times New Roman"/>
          <w:i/>
          <w:sz w:val="24"/>
          <w:szCs w:val="24"/>
          <w:lang w:val="sr-Latn-BA"/>
        </w:rPr>
        <w:t>matrix</w:t>
      </w:r>
      <w:r>
        <w:rPr>
          <w:rFonts w:ascii="Times New Roman" w:hAnsi="Times New Roman" w:cs="Times New Roman"/>
          <w:sz w:val="24"/>
          <w:szCs w:val="24"/>
          <w:lang w:val="sr-Latn-BA"/>
        </w:rPr>
        <w:t xml:space="preserve">. </w:t>
      </w: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Animacija omogućava da element postepeno mijenja izgled. Da bi se koristile animacije, potrebno je odrediti neke ključne okvire </w:t>
      </w:r>
      <w:r w:rsidRPr="00361951">
        <w:rPr>
          <w:rFonts w:ascii="Times New Roman" w:hAnsi="Times New Roman" w:cs="Times New Roman"/>
          <w:i/>
          <w:sz w:val="24"/>
          <w:szCs w:val="24"/>
          <w:lang w:val="sr-Latn-BA"/>
        </w:rPr>
        <w:t>keyframes</w:t>
      </w:r>
      <w:r>
        <w:rPr>
          <w:rFonts w:ascii="Times New Roman" w:hAnsi="Times New Roman" w:cs="Times New Roman"/>
          <w:sz w:val="24"/>
          <w:szCs w:val="24"/>
          <w:lang w:val="sr-Latn-BA"/>
        </w:rPr>
        <w:t xml:space="preserve"> kojima se definiše izgled elementa u određenom trenutku.</w:t>
      </w: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731BDA">
      <w:pPr>
        <w:spacing w:after="0" w:line="240" w:lineRule="auto"/>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Pr>
        <w:spacing w:after="0"/>
        <w:ind w:firstLine="720"/>
        <w:jc w:val="both"/>
        <w:rPr>
          <w:rFonts w:ascii="Times New Roman" w:hAnsi="Times New Roman" w:cs="Times New Roman"/>
          <w:sz w:val="24"/>
          <w:szCs w:val="24"/>
          <w:lang w:val="sr-Latn-BA"/>
        </w:rPr>
      </w:pPr>
    </w:p>
    <w:p w:rsidR="00A20D00" w:rsidRDefault="00A20D00" w:rsidP="00A20D00"/>
    <w:p w:rsidR="00A20D00" w:rsidRPr="00620EC4" w:rsidRDefault="00A20D00" w:rsidP="00A20D00"/>
    <w:p w:rsidR="00A20D00" w:rsidRPr="00620EC4" w:rsidRDefault="00A20D00" w:rsidP="006A52BB">
      <w:pPr>
        <w:pStyle w:val="Heading1"/>
        <w:spacing w:line="240" w:lineRule="auto"/>
        <w:jc w:val="both"/>
      </w:pPr>
      <w:bookmarkStart w:id="4" w:name="_Toc9960900"/>
      <w:r w:rsidRPr="007F4F63">
        <w:rPr>
          <w:rFonts w:ascii="Times New Roman" w:hAnsi="Times New Roman" w:cs="Times New Roman"/>
        </w:rPr>
        <w:lastRenderedPageBreak/>
        <w:t>JavaScript</w:t>
      </w:r>
      <w:bookmarkEnd w:id="4"/>
    </w:p>
    <w:p w:rsidR="00A20D00" w:rsidRDefault="00A20D00" w:rsidP="006A52BB">
      <w:pPr>
        <w:spacing w:after="0" w:line="240" w:lineRule="auto"/>
        <w:jc w:val="both"/>
      </w:pPr>
    </w:p>
    <w:p w:rsidR="00A20D00" w:rsidRDefault="00A20D00" w:rsidP="006A52BB">
      <w:pPr>
        <w:pStyle w:val="Heading2"/>
        <w:spacing w:line="240" w:lineRule="auto"/>
        <w:jc w:val="both"/>
      </w:pPr>
      <w:bookmarkStart w:id="5" w:name="_Toc9960901"/>
      <w:r w:rsidRPr="007F4F63">
        <w:rPr>
          <w:rFonts w:ascii="Times New Roman" w:hAnsi="Times New Roman" w:cs="Times New Roman"/>
        </w:rPr>
        <w:t>Uvod</w:t>
      </w:r>
      <w:bookmarkEnd w:id="5"/>
    </w:p>
    <w:p w:rsidR="00A20D00" w:rsidRDefault="00A20D00" w:rsidP="006A52BB">
      <w:pPr>
        <w:spacing w:after="0" w:line="240" w:lineRule="auto"/>
        <w:jc w:val="both"/>
      </w:pPr>
    </w:p>
    <w:p w:rsidR="00A20D00" w:rsidRDefault="00A20D00" w:rsidP="006A52BB">
      <w:pPr>
        <w:spacing w:after="0" w:line="240" w:lineRule="auto"/>
        <w:ind w:firstLine="576"/>
        <w:jc w:val="both"/>
        <w:rPr>
          <w:rFonts w:ascii="Times New Roman" w:hAnsi="Times New Roman" w:cs="Times New Roman"/>
          <w:sz w:val="24"/>
          <w:szCs w:val="24"/>
        </w:rPr>
      </w:pPr>
      <w:r w:rsidRPr="00AD7515">
        <w:rPr>
          <w:rFonts w:ascii="Times New Roman" w:hAnsi="Times New Roman" w:cs="Times New Roman"/>
          <w:i/>
          <w:sz w:val="24"/>
          <w:szCs w:val="24"/>
        </w:rPr>
        <w:t>JavaScript</w:t>
      </w:r>
      <w:r>
        <w:rPr>
          <w:rFonts w:ascii="Times New Roman" w:hAnsi="Times New Roman" w:cs="Times New Roman"/>
          <w:sz w:val="24"/>
          <w:szCs w:val="24"/>
        </w:rPr>
        <w:t xml:space="preserve"> je platformski nezavisan, objektno orijentisan programski jezik koji se </w:t>
      </w:r>
      <w:r>
        <w:rPr>
          <w:rFonts w:ascii="Times New Roman" w:hAnsi="Times New Roman" w:cs="Times New Roman"/>
          <w:sz w:val="24"/>
          <w:szCs w:val="24"/>
          <w:lang w:val="sr-Latn-BA"/>
        </w:rPr>
        <w:t xml:space="preserve">koristi u svrhu kreiranja dinamičkih </w:t>
      </w:r>
      <w:r>
        <w:rPr>
          <w:rFonts w:ascii="Times New Roman" w:hAnsi="Times New Roman" w:cs="Times New Roman"/>
          <w:i/>
          <w:sz w:val="24"/>
          <w:szCs w:val="24"/>
          <w:lang w:val="sr-Latn-BA"/>
        </w:rPr>
        <w:t xml:space="preserve">web </w:t>
      </w:r>
      <w:r>
        <w:rPr>
          <w:rFonts w:ascii="Times New Roman" w:hAnsi="Times New Roman" w:cs="Times New Roman"/>
          <w:sz w:val="24"/>
          <w:szCs w:val="24"/>
          <w:lang w:val="sr-Latn-BA"/>
        </w:rPr>
        <w:t>stranica.</w:t>
      </w:r>
      <w:sdt>
        <w:sdtPr>
          <w:rPr>
            <w:rFonts w:ascii="Times New Roman" w:hAnsi="Times New Roman" w:cs="Times New Roman"/>
            <w:sz w:val="24"/>
            <w:szCs w:val="24"/>
            <w:lang w:val="sr-Latn-BA"/>
          </w:rPr>
          <w:id w:val="-233159012"/>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MDN194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3D23D9">
            <w:rPr>
              <w:rFonts w:ascii="Times New Roman" w:hAnsi="Times New Roman" w:cs="Times New Roman"/>
              <w:noProof/>
              <w:sz w:val="24"/>
              <w:szCs w:val="24"/>
            </w:rPr>
            <w:t>[</w:t>
          </w:r>
          <w:hyperlink w:anchor="MDN194" w:history="1">
            <w:r w:rsidRPr="003D23D9">
              <w:rPr>
                <w:rStyle w:val="HeaderChar"/>
                <w:rFonts w:ascii="Times New Roman" w:hAnsi="Times New Roman" w:cs="Times New Roman"/>
                <w:noProof/>
                <w:sz w:val="24"/>
                <w:szCs w:val="24"/>
              </w:rPr>
              <w:t>11</w:t>
            </w:r>
          </w:hyperlink>
          <w:r w:rsidRPr="003D23D9">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w:t>
      </w:r>
      <w:r w:rsidRPr="00AD7515">
        <w:rPr>
          <w:rFonts w:ascii="Times New Roman" w:hAnsi="Times New Roman" w:cs="Times New Roman"/>
          <w:i/>
          <w:sz w:val="24"/>
          <w:szCs w:val="24"/>
        </w:rPr>
        <w:t>JavaScript</w:t>
      </w:r>
      <w:r>
        <w:rPr>
          <w:rFonts w:ascii="Times New Roman" w:hAnsi="Times New Roman" w:cs="Times New Roman"/>
          <w:sz w:val="24"/>
          <w:szCs w:val="24"/>
        </w:rPr>
        <w:t xml:space="preserve"> može funkcionisati kao proceduralni jezik ili kao jezik baziran na protipovima objekata. Objekti se kreiraju programski zajedno sa pripadajućim metodama i atributima. Jednom kreiran objekat može se koristiti kao prototip za kreiranje sličnih objekata. </w:t>
      </w:r>
    </w:p>
    <w:p w:rsidR="00A20D00" w:rsidRDefault="00A20D00" w:rsidP="006A52BB">
      <w:pPr>
        <w:spacing w:after="0" w:line="240" w:lineRule="auto"/>
        <w:ind w:firstLine="576"/>
        <w:jc w:val="both"/>
        <w:rPr>
          <w:rFonts w:ascii="Times New Roman" w:hAnsi="Times New Roman" w:cs="Times New Roman"/>
          <w:sz w:val="24"/>
          <w:szCs w:val="24"/>
        </w:rPr>
      </w:pPr>
    </w:p>
    <w:p w:rsidR="00A20D00" w:rsidRDefault="00A20D00" w:rsidP="006A52BB">
      <w:pPr>
        <w:spacing w:after="0" w:line="240" w:lineRule="auto"/>
        <w:ind w:firstLine="720"/>
        <w:jc w:val="both"/>
        <w:rPr>
          <w:rFonts w:ascii="Times New Roman" w:hAnsi="Times New Roman" w:cs="Times New Roman"/>
          <w:sz w:val="24"/>
          <w:szCs w:val="24"/>
          <w:lang w:val="sr-Latn-BA"/>
        </w:rPr>
      </w:pPr>
      <w:r w:rsidRPr="00AD7515">
        <w:rPr>
          <w:rFonts w:ascii="Times New Roman" w:hAnsi="Times New Roman" w:cs="Times New Roman"/>
          <w:i/>
          <w:sz w:val="24"/>
          <w:szCs w:val="24"/>
        </w:rPr>
        <w:t>JavaScript</w:t>
      </w:r>
      <w:r>
        <w:rPr>
          <w:rFonts w:ascii="Times New Roman" w:hAnsi="Times New Roman" w:cs="Times New Roman"/>
          <w:sz w:val="24"/>
          <w:szCs w:val="24"/>
        </w:rPr>
        <w:t xml:space="preserve"> se s</w:t>
      </w:r>
      <w:r w:rsidRPr="007A7208">
        <w:rPr>
          <w:rFonts w:ascii="Times New Roman" w:hAnsi="Times New Roman" w:cs="Times New Roman"/>
          <w:sz w:val="24"/>
          <w:szCs w:val="24"/>
          <w:lang w:val="sr-Latn-BA"/>
        </w:rPr>
        <w:t xml:space="preserve">ve češće koristi u razvojnim okruženjima koji su zasnovani na </w:t>
      </w:r>
      <w:r w:rsidRPr="007A7208">
        <w:rPr>
          <w:rFonts w:ascii="Times New Roman" w:hAnsi="Times New Roman" w:cs="Times New Roman"/>
          <w:i/>
          <w:sz w:val="24"/>
          <w:szCs w:val="24"/>
          <w:lang w:val="sr-Latn-BA"/>
        </w:rPr>
        <w:t>JavaScript</w:t>
      </w:r>
      <w:r w:rsidRPr="007A7208">
        <w:rPr>
          <w:rFonts w:ascii="Times New Roman" w:hAnsi="Times New Roman" w:cs="Times New Roman"/>
          <w:sz w:val="24"/>
          <w:szCs w:val="24"/>
          <w:lang w:val="sr-Latn-BA"/>
        </w:rPr>
        <w:t xml:space="preserve">-u za razvoj serverske </w:t>
      </w:r>
      <w:r>
        <w:rPr>
          <w:rFonts w:ascii="Times New Roman" w:hAnsi="Times New Roman" w:cs="Times New Roman"/>
          <w:sz w:val="24"/>
          <w:szCs w:val="24"/>
          <w:lang w:val="sr-Latn-BA"/>
        </w:rPr>
        <w:t xml:space="preserve">strane. Jedno od takvih </w:t>
      </w:r>
      <w:r w:rsidRPr="007A7208">
        <w:rPr>
          <w:rFonts w:ascii="Times New Roman" w:hAnsi="Times New Roman" w:cs="Times New Roman"/>
          <w:sz w:val="24"/>
          <w:szCs w:val="24"/>
          <w:lang w:val="sr-Latn-BA"/>
        </w:rPr>
        <w:t xml:space="preserve">okruženja je </w:t>
      </w:r>
      <w:r>
        <w:rPr>
          <w:rFonts w:ascii="Times New Roman" w:hAnsi="Times New Roman" w:cs="Times New Roman"/>
          <w:i/>
          <w:sz w:val="24"/>
          <w:szCs w:val="24"/>
          <w:lang w:val="sr-Latn-BA"/>
        </w:rPr>
        <w:t xml:space="preserve">Node.js </w:t>
      </w:r>
      <w:r>
        <w:rPr>
          <w:rFonts w:ascii="Times New Roman" w:hAnsi="Times New Roman" w:cs="Times New Roman"/>
          <w:sz w:val="24"/>
          <w:szCs w:val="24"/>
          <w:lang w:val="sr-Latn-BA"/>
        </w:rPr>
        <w:t>koje</w:t>
      </w:r>
      <w:r w:rsidRPr="007A7208">
        <w:rPr>
          <w:rFonts w:ascii="Times New Roman" w:hAnsi="Times New Roman" w:cs="Times New Roman"/>
          <w:sz w:val="24"/>
          <w:szCs w:val="24"/>
          <w:lang w:val="sr-Latn-BA"/>
        </w:rPr>
        <w:t xml:space="preserve"> je opisan</w:t>
      </w:r>
      <w:r>
        <w:rPr>
          <w:rFonts w:ascii="Times New Roman" w:hAnsi="Times New Roman" w:cs="Times New Roman"/>
          <w:sz w:val="24"/>
          <w:szCs w:val="24"/>
          <w:lang w:val="sr-Latn-BA"/>
        </w:rPr>
        <w:t>o</w:t>
      </w:r>
      <w:r w:rsidRPr="007A7208">
        <w:rPr>
          <w:rFonts w:ascii="Times New Roman" w:hAnsi="Times New Roman" w:cs="Times New Roman"/>
          <w:sz w:val="24"/>
          <w:szCs w:val="24"/>
          <w:lang w:val="sr-Latn-BA"/>
        </w:rPr>
        <w:t xml:space="preserve"> u </w:t>
      </w:r>
      <w:r>
        <w:rPr>
          <w:rFonts w:ascii="Times New Roman" w:hAnsi="Times New Roman" w:cs="Times New Roman"/>
          <w:sz w:val="24"/>
          <w:szCs w:val="24"/>
          <w:lang w:val="sr-Latn-BA"/>
        </w:rPr>
        <w:t>poglavlju 5</w:t>
      </w:r>
      <w:r w:rsidRPr="007A7208">
        <w:rPr>
          <w:rFonts w:ascii="Times New Roman" w:hAnsi="Times New Roman" w:cs="Times New Roman"/>
          <w:sz w:val="24"/>
          <w:szCs w:val="24"/>
          <w:lang w:val="sr-Latn-BA"/>
        </w:rPr>
        <w:t>.</w:t>
      </w:r>
    </w:p>
    <w:p w:rsidR="00A20D00" w:rsidRDefault="00A20D00" w:rsidP="006A52BB">
      <w:pPr>
        <w:spacing w:after="0" w:line="240" w:lineRule="auto"/>
        <w:ind w:firstLine="720"/>
        <w:jc w:val="both"/>
        <w:rPr>
          <w:rFonts w:ascii="Times New Roman" w:hAnsi="Times New Roman" w:cs="Times New Roman"/>
          <w:sz w:val="24"/>
          <w:szCs w:val="24"/>
          <w:lang w:val="sr-Latn-BA"/>
        </w:rPr>
      </w:pPr>
    </w:p>
    <w:p w:rsidR="00A20D00" w:rsidRDefault="00A20D00" w:rsidP="006A52BB">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sr-Latn-BA"/>
        </w:rPr>
        <w:tab/>
      </w:r>
      <w:r>
        <w:rPr>
          <w:rFonts w:ascii="Times New Roman" w:hAnsi="Times New Roman" w:cs="Times New Roman"/>
          <w:sz w:val="24"/>
          <w:szCs w:val="24"/>
        </w:rPr>
        <w:t xml:space="preserve">JavaScript je nastao u kompaniji </w:t>
      </w:r>
      <w:r w:rsidRPr="00183D3C">
        <w:rPr>
          <w:rFonts w:ascii="Times New Roman" w:hAnsi="Times New Roman" w:cs="Times New Roman"/>
          <w:i/>
          <w:sz w:val="24"/>
          <w:szCs w:val="24"/>
        </w:rPr>
        <w:t>Netscape</w:t>
      </w:r>
      <w:r>
        <w:rPr>
          <w:rFonts w:ascii="Times New Roman" w:hAnsi="Times New Roman" w:cs="Times New Roman"/>
          <w:sz w:val="24"/>
          <w:szCs w:val="24"/>
        </w:rPr>
        <w:t xml:space="preserve">, koji je predstavio ovaj jezik </w:t>
      </w:r>
      <w:r w:rsidRPr="0084611E">
        <w:rPr>
          <w:rFonts w:ascii="Times New Roman" w:hAnsi="Times New Roman" w:cs="Times New Roman"/>
          <w:i/>
          <w:sz w:val="24"/>
          <w:szCs w:val="24"/>
        </w:rPr>
        <w:t>ECMA</w:t>
      </w:r>
      <w:r>
        <w:rPr>
          <w:rStyle w:val="FootnoteReference"/>
          <w:rFonts w:ascii="Times New Roman" w:hAnsi="Times New Roman" w:cs="Times New Roman"/>
          <w:i/>
          <w:sz w:val="24"/>
          <w:szCs w:val="24"/>
        </w:rPr>
        <w:footnoteReference w:id="2"/>
      </w:r>
      <w:r>
        <w:rPr>
          <w:rFonts w:ascii="Times New Roman" w:hAnsi="Times New Roman" w:cs="Times New Roman"/>
          <w:i/>
          <w:sz w:val="24"/>
          <w:szCs w:val="24"/>
        </w:rPr>
        <w:t xml:space="preserve"> (</w:t>
      </w:r>
      <w:r>
        <w:rPr>
          <w:rFonts w:ascii="Times New Roman" w:hAnsi="Times New Roman" w:cs="Times New Roman"/>
          <w:sz w:val="24"/>
          <w:szCs w:val="24"/>
        </w:rPr>
        <w:t xml:space="preserve">eng. </w:t>
      </w:r>
      <w:r>
        <w:rPr>
          <w:rFonts w:ascii="Times New Roman" w:hAnsi="Times New Roman" w:cs="Times New Roman"/>
          <w:i/>
          <w:sz w:val="24"/>
          <w:szCs w:val="24"/>
        </w:rPr>
        <w:t>Europen Computer Manufacturers Association)</w:t>
      </w:r>
      <w:r>
        <w:rPr>
          <w:rFonts w:ascii="Times New Roman" w:hAnsi="Times New Roman" w:cs="Times New Roman"/>
          <w:sz w:val="24"/>
          <w:szCs w:val="24"/>
        </w:rPr>
        <w:t xml:space="preserve"> organizaciji za standarde. </w:t>
      </w:r>
      <w:r w:rsidRPr="0084611E">
        <w:rPr>
          <w:rFonts w:ascii="Times New Roman" w:hAnsi="Times New Roman" w:cs="Times New Roman"/>
          <w:i/>
          <w:sz w:val="24"/>
          <w:szCs w:val="24"/>
        </w:rPr>
        <w:t>ECMA</w:t>
      </w:r>
      <w:r>
        <w:rPr>
          <w:rFonts w:ascii="Times New Roman" w:hAnsi="Times New Roman" w:cs="Times New Roman"/>
          <w:sz w:val="24"/>
          <w:szCs w:val="24"/>
        </w:rPr>
        <w:t xml:space="preserve"> je razvila standard i preimenovala jezik u </w:t>
      </w:r>
      <w:r w:rsidRPr="0084611E">
        <w:rPr>
          <w:rFonts w:ascii="Times New Roman" w:hAnsi="Times New Roman" w:cs="Times New Roman"/>
          <w:i/>
          <w:sz w:val="24"/>
          <w:szCs w:val="24"/>
        </w:rPr>
        <w:t>ECMAScript</w:t>
      </w:r>
      <w:r>
        <w:rPr>
          <w:rFonts w:ascii="Times New Roman" w:hAnsi="Times New Roman" w:cs="Times New Roman"/>
          <w:sz w:val="24"/>
          <w:szCs w:val="24"/>
        </w:rPr>
        <w:t xml:space="preserve">. U praksi se ipak češće koristi naziv </w:t>
      </w:r>
      <w:r w:rsidRPr="00AD7515">
        <w:rPr>
          <w:rFonts w:ascii="Times New Roman" w:hAnsi="Times New Roman" w:cs="Times New Roman"/>
          <w:i/>
          <w:sz w:val="24"/>
          <w:szCs w:val="24"/>
        </w:rPr>
        <w:t>JavaScript</w:t>
      </w:r>
      <w:r>
        <w:rPr>
          <w:rFonts w:ascii="Times New Roman" w:hAnsi="Times New Roman" w:cs="Times New Roman"/>
          <w:sz w:val="24"/>
          <w:szCs w:val="24"/>
        </w:rPr>
        <w:t>.</w:t>
      </w:r>
      <w:sdt>
        <w:sdtPr>
          <w:rPr>
            <w:rFonts w:ascii="Times New Roman" w:hAnsi="Times New Roman" w:cs="Times New Roman"/>
            <w:sz w:val="24"/>
            <w:szCs w:val="24"/>
          </w:rPr>
          <w:id w:val="-854258613"/>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DFl11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D23D9">
            <w:rPr>
              <w:rFonts w:ascii="Times New Roman" w:hAnsi="Times New Roman" w:cs="Times New Roman"/>
              <w:noProof/>
              <w:sz w:val="24"/>
              <w:szCs w:val="24"/>
            </w:rPr>
            <w:t>[</w:t>
          </w:r>
          <w:hyperlink w:anchor="DFl11" w:history="1">
            <w:r w:rsidRPr="003D23D9">
              <w:rPr>
                <w:rStyle w:val="HeaderChar"/>
                <w:rFonts w:ascii="Times New Roman" w:hAnsi="Times New Roman" w:cs="Times New Roman"/>
                <w:noProof/>
                <w:sz w:val="24"/>
                <w:szCs w:val="24"/>
              </w:rPr>
              <w:t>12</w:t>
            </w:r>
          </w:hyperlink>
          <w:r w:rsidRPr="003D23D9">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6A52BB">
      <w:pPr>
        <w:spacing w:after="0" w:line="240" w:lineRule="auto"/>
        <w:jc w:val="both"/>
      </w:pPr>
    </w:p>
    <w:p w:rsidR="00A20D00" w:rsidRPr="007F4F63" w:rsidRDefault="00A20D00" w:rsidP="006A52BB">
      <w:pPr>
        <w:pStyle w:val="Heading2"/>
        <w:spacing w:line="240" w:lineRule="auto"/>
        <w:jc w:val="both"/>
        <w:rPr>
          <w:rFonts w:ascii="Times New Roman" w:hAnsi="Times New Roman" w:cs="Times New Roman"/>
        </w:rPr>
      </w:pPr>
      <w:bookmarkStart w:id="6" w:name="_Toc9960902"/>
      <w:r w:rsidRPr="007F4F63">
        <w:rPr>
          <w:rFonts w:ascii="Times New Roman" w:hAnsi="Times New Roman" w:cs="Times New Roman"/>
        </w:rPr>
        <w:t xml:space="preserve">Osobine </w:t>
      </w:r>
      <w:r w:rsidRPr="007F4F63">
        <w:rPr>
          <w:rFonts w:ascii="Times New Roman" w:hAnsi="Times New Roman" w:cs="Times New Roman"/>
          <w:i/>
        </w:rPr>
        <w:t>JavaScript</w:t>
      </w:r>
      <w:r w:rsidRPr="007F4F63">
        <w:rPr>
          <w:rFonts w:ascii="Times New Roman" w:hAnsi="Times New Roman" w:cs="Times New Roman"/>
        </w:rPr>
        <w:t>-a</w:t>
      </w:r>
      <w:bookmarkEnd w:id="6"/>
    </w:p>
    <w:p w:rsidR="00A20D00" w:rsidRPr="00620EC4" w:rsidRDefault="00A20D00" w:rsidP="006A52BB">
      <w:pPr>
        <w:spacing w:after="0" w:line="240" w:lineRule="auto"/>
        <w:jc w:val="both"/>
      </w:pPr>
    </w:p>
    <w:p w:rsidR="00A20D00" w:rsidRDefault="00A20D00" w:rsidP="00A20D00">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U </w:t>
      </w:r>
      <w:r w:rsidRPr="00AD7515">
        <w:rPr>
          <w:rFonts w:ascii="Times New Roman" w:hAnsi="Times New Roman" w:cs="Times New Roman"/>
          <w:i/>
          <w:sz w:val="24"/>
          <w:szCs w:val="24"/>
        </w:rPr>
        <w:t>JavaScript</w:t>
      </w:r>
      <w:r>
        <w:rPr>
          <w:rFonts w:ascii="Times New Roman" w:hAnsi="Times New Roman" w:cs="Times New Roman"/>
          <w:sz w:val="24"/>
          <w:szCs w:val="24"/>
        </w:rPr>
        <w:t xml:space="preserve">-u nije dozvoljeno deklarisanje tipova podataka promjenjivih. </w:t>
      </w:r>
      <w:r w:rsidRPr="00821A2D">
        <w:rPr>
          <w:rFonts w:ascii="Times New Roman" w:hAnsi="Times New Roman" w:cs="Times New Roman"/>
          <w:i/>
          <w:sz w:val="24"/>
          <w:szCs w:val="24"/>
        </w:rPr>
        <w:t>JavaScript</w:t>
      </w:r>
      <w:r>
        <w:rPr>
          <w:rFonts w:ascii="Times New Roman" w:hAnsi="Times New Roman" w:cs="Times New Roman"/>
          <w:sz w:val="24"/>
          <w:szCs w:val="24"/>
        </w:rPr>
        <w:t xml:space="preserve"> </w:t>
      </w:r>
      <w:r w:rsidR="005F3291">
        <w:rPr>
          <w:rFonts w:ascii="Times New Roman" w:hAnsi="Times New Roman" w:cs="Times New Roman"/>
          <w:sz w:val="24"/>
          <w:szCs w:val="24"/>
        </w:rPr>
        <w:t>tuma</w:t>
      </w:r>
      <w:r w:rsidR="005F3291">
        <w:rPr>
          <w:rFonts w:ascii="Times New Roman" w:hAnsi="Times New Roman" w:cs="Times New Roman"/>
          <w:sz w:val="24"/>
          <w:szCs w:val="24"/>
          <w:lang w:val="sr-Latn-BA"/>
        </w:rPr>
        <w:t>č</w:t>
      </w:r>
      <w:r w:rsidR="00BC6F41">
        <w:rPr>
          <w:rFonts w:ascii="Times New Roman" w:hAnsi="Times New Roman" w:cs="Times New Roman"/>
          <w:sz w:val="24"/>
          <w:szCs w:val="24"/>
        </w:rPr>
        <w:t xml:space="preserve"> </w:t>
      </w:r>
      <w:r w:rsidR="0016550D">
        <w:rPr>
          <w:rFonts w:ascii="Times New Roman" w:hAnsi="Times New Roman" w:cs="Times New Roman"/>
          <w:sz w:val="24"/>
          <w:szCs w:val="24"/>
        </w:rPr>
        <w:t>(</w:t>
      </w:r>
      <w:r w:rsidR="00BC6F41">
        <w:rPr>
          <w:rFonts w:ascii="Times New Roman" w:hAnsi="Times New Roman" w:cs="Times New Roman"/>
          <w:sz w:val="24"/>
          <w:szCs w:val="24"/>
        </w:rPr>
        <w:t xml:space="preserve">eng. </w:t>
      </w:r>
      <w:r w:rsidR="00BC6F41" w:rsidRPr="00FB48E8">
        <w:rPr>
          <w:rFonts w:ascii="Times New Roman" w:hAnsi="Times New Roman" w:cs="Times New Roman"/>
          <w:i/>
          <w:sz w:val="24"/>
          <w:szCs w:val="24"/>
        </w:rPr>
        <w:t>interpreter</w:t>
      </w:r>
      <w:r w:rsidR="0016550D">
        <w:rPr>
          <w:rFonts w:ascii="Times New Roman" w:hAnsi="Times New Roman" w:cs="Times New Roman"/>
          <w:sz w:val="24"/>
          <w:szCs w:val="24"/>
        </w:rPr>
        <w:t>)</w:t>
      </w:r>
      <w:r w:rsidR="00BC6F41">
        <w:rPr>
          <w:rFonts w:ascii="Times New Roman" w:hAnsi="Times New Roman" w:cs="Times New Roman"/>
          <w:sz w:val="24"/>
          <w:szCs w:val="24"/>
        </w:rPr>
        <w:t xml:space="preserve"> </w:t>
      </w:r>
      <w:r>
        <w:rPr>
          <w:rFonts w:ascii="Times New Roman" w:hAnsi="Times New Roman" w:cs="Times New Roman"/>
          <w:sz w:val="24"/>
          <w:szCs w:val="24"/>
        </w:rPr>
        <w:t xml:space="preserve">prepoznaje tip podatka i dinamički ga dodjeljuje promjenjivoj. </w:t>
      </w:r>
      <w:r w:rsidRPr="00821A2D">
        <w:rPr>
          <w:rFonts w:ascii="Times New Roman" w:hAnsi="Times New Roman" w:cs="Times New Roman"/>
          <w:i/>
          <w:sz w:val="24"/>
          <w:szCs w:val="24"/>
        </w:rPr>
        <w:t>JavaScript</w:t>
      </w:r>
      <w:r>
        <w:rPr>
          <w:rFonts w:ascii="Times New Roman" w:hAnsi="Times New Roman" w:cs="Times New Roman"/>
          <w:sz w:val="24"/>
          <w:szCs w:val="24"/>
        </w:rPr>
        <w:t xml:space="preserve"> tipovi mogu biti podijeljeni u dvije kategorije: </w:t>
      </w:r>
      <w:r>
        <w:rPr>
          <w:rFonts w:ascii="Times New Roman" w:hAnsi="Times New Roman" w:cs="Times New Roman"/>
          <w:sz w:val="24"/>
          <w:szCs w:val="24"/>
          <w:lang w:val="sr-Latn-BA"/>
        </w:rPr>
        <w:t xml:space="preserve">primitivni i objekti. Primitivni tipovi mogu biti: </w:t>
      </w:r>
      <w:r w:rsidRPr="00CE58A4">
        <w:rPr>
          <w:rFonts w:ascii="Times New Roman" w:hAnsi="Times New Roman" w:cs="Times New Roman"/>
          <w:i/>
          <w:sz w:val="24"/>
          <w:szCs w:val="24"/>
          <w:lang w:val="sr-Latn-BA"/>
        </w:rPr>
        <w:t>boolean</w:t>
      </w:r>
      <w:r>
        <w:rPr>
          <w:rFonts w:ascii="Times New Roman" w:hAnsi="Times New Roman" w:cs="Times New Roman"/>
          <w:sz w:val="24"/>
          <w:szCs w:val="24"/>
          <w:lang w:val="sr-Latn-BA"/>
        </w:rPr>
        <w:t xml:space="preserve">, </w:t>
      </w:r>
      <w:r w:rsidRPr="00CE58A4">
        <w:rPr>
          <w:rFonts w:ascii="Times New Roman" w:hAnsi="Times New Roman" w:cs="Times New Roman"/>
          <w:i/>
          <w:sz w:val="24"/>
          <w:szCs w:val="24"/>
          <w:lang w:val="sr-Latn-BA"/>
        </w:rPr>
        <w:t>null</w:t>
      </w:r>
      <w:r>
        <w:rPr>
          <w:rFonts w:ascii="Times New Roman" w:hAnsi="Times New Roman" w:cs="Times New Roman"/>
          <w:sz w:val="24"/>
          <w:szCs w:val="24"/>
          <w:lang w:val="sr-Latn-BA"/>
        </w:rPr>
        <w:t xml:space="preserve">, </w:t>
      </w:r>
      <w:r w:rsidRPr="00CE58A4">
        <w:rPr>
          <w:rFonts w:ascii="Times New Roman" w:hAnsi="Times New Roman" w:cs="Times New Roman"/>
          <w:i/>
          <w:sz w:val="24"/>
          <w:szCs w:val="24"/>
          <w:lang w:val="sr-Latn-BA"/>
        </w:rPr>
        <w:t>undefined</w:t>
      </w:r>
      <w:r>
        <w:rPr>
          <w:rFonts w:ascii="Times New Roman" w:hAnsi="Times New Roman" w:cs="Times New Roman"/>
          <w:sz w:val="24"/>
          <w:szCs w:val="24"/>
          <w:lang w:val="sr-Latn-BA"/>
        </w:rPr>
        <w:t xml:space="preserve">, </w:t>
      </w:r>
      <w:r w:rsidRPr="00CE58A4">
        <w:rPr>
          <w:rFonts w:ascii="Times New Roman" w:hAnsi="Times New Roman" w:cs="Times New Roman"/>
          <w:i/>
          <w:sz w:val="24"/>
          <w:szCs w:val="24"/>
          <w:lang w:val="sr-Latn-BA"/>
        </w:rPr>
        <w:t>number</w:t>
      </w:r>
      <w:r>
        <w:rPr>
          <w:rFonts w:ascii="Times New Roman" w:hAnsi="Times New Roman" w:cs="Times New Roman"/>
          <w:sz w:val="24"/>
          <w:szCs w:val="24"/>
          <w:lang w:val="sr-Latn-BA"/>
        </w:rPr>
        <w:t xml:space="preserve">, </w:t>
      </w:r>
      <w:r w:rsidRPr="00CE58A4">
        <w:rPr>
          <w:rFonts w:ascii="Times New Roman" w:hAnsi="Times New Roman" w:cs="Times New Roman"/>
          <w:i/>
          <w:sz w:val="24"/>
          <w:szCs w:val="24"/>
          <w:lang w:val="sr-Latn-BA"/>
        </w:rPr>
        <w:t>string</w:t>
      </w:r>
      <w:r>
        <w:rPr>
          <w:rFonts w:ascii="Times New Roman" w:hAnsi="Times New Roman" w:cs="Times New Roman"/>
          <w:sz w:val="24"/>
          <w:szCs w:val="24"/>
          <w:lang w:val="sr-Latn-BA"/>
        </w:rPr>
        <w:t xml:space="preserve">, </w:t>
      </w:r>
      <w:r w:rsidRPr="00CE58A4">
        <w:rPr>
          <w:rFonts w:ascii="Times New Roman" w:hAnsi="Times New Roman" w:cs="Times New Roman"/>
          <w:i/>
          <w:sz w:val="24"/>
          <w:szCs w:val="24"/>
          <w:lang w:val="sr-Latn-BA"/>
        </w:rPr>
        <w:t>symbol</w:t>
      </w:r>
      <w:r>
        <w:rPr>
          <w:rFonts w:ascii="Times New Roman" w:hAnsi="Times New Roman" w:cs="Times New Roman"/>
          <w:sz w:val="24"/>
          <w:szCs w:val="24"/>
          <w:lang w:val="sr-Latn-BA"/>
        </w:rPr>
        <w:t>. Objekti se mogu posmatrati kao kolekcija atributa. Vrijednosti atributa mogu biti bilo kojeg tipa, i mogu se dinamički dodati ili ukloniti. Na Slici 4.1 je prikazan jedan od načina kreiranja i ko</w:t>
      </w:r>
      <w:r w:rsidR="007E47E4">
        <w:rPr>
          <w:rFonts w:ascii="Times New Roman" w:hAnsi="Times New Roman" w:cs="Times New Roman"/>
          <w:sz w:val="24"/>
          <w:szCs w:val="24"/>
          <w:lang w:val="sr-Latn-BA"/>
        </w:rPr>
        <w:t>rištenja objekta u JavaScript-u.</w: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10006C"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11" o:spid="_x0000_s1032" type="#_x0000_t202" style="position:absolute;left:0;text-align:left;margin-left:1.5pt;margin-top:3.7pt;width:450pt;height:123.7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lang w:val="sr-Latn-BA"/>
                    </w:rPr>
                    <w:t>function Person(first_name, last_name, age)</w:t>
                  </w:r>
                  <w:r>
                    <w:rPr>
                      <w:rFonts w:ascii="Courier New" w:hAnsi="Courier New" w:cs="Courier New"/>
                    </w:rPr>
                    <w:t>{</w:t>
                  </w:r>
                </w:p>
                <w:p w:rsidR="000D75C7" w:rsidRDefault="000D75C7" w:rsidP="00A20D00">
                  <w:pPr>
                    <w:spacing w:after="0" w:line="240" w:lineRule="auto"/>
                    <w:rPr>
                      <w:rFonts w:ascii="Courier New" w:hAnsi="Courier New" w:cs="Courier New"/>
                      <w:lang w:val="sr-Latn-BA"/>
                    </w:rPr>
                  </w:pPr>
                  <w:r>
                    <w:rPr>
                      <w:rFonts w:ascii="Courier New" w:hAnsi="Courier New" w:cs="Courier New"/>
                    </w:rPr>
                    <w:tab/>
                    <w:t>this.</w:t>
                  </w:r>
                  <w:r>
                    <w:rPr>
                      <w:rFonts w:ascii="Courier New" w:hAnsi="Courier New" w:cs="Courier New"/>
                      <w:lang w:val="sr-Latn-BA"/>
                    </w:rPr>
                    <w:t>first_name = first_name;</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this.last_name = last_name;</w:t>
                  </w:r>
                </w:p>
                <w:p w:rsidR="000D75C7" w:rsidRDefault="000D75C7" w:rsidP="00A20D00">
                  <w:pPr>
                    <w:spacing w:after="0" w:line="240" w:lineRule="auto"/>
                    <w:rPr>
                      <w:rFonts w:ascii="Courier New" w:hAnsi="Courier New" w:cs="Courier New"/>
                    </w:rPr>
                  </w:pPr>
                  <w:r>
                    <w:rPr>
                      <w:rFonts w:ascii="Courier New" w:hAnsi="Courier New" w:cs="Courier New"/>
                      <w:lang w:val="sr-Latn-BA"/>
                    </w:rPr>
                    <w:tab/>
                    <w:t>this.age = age;</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var person1 = new Person(“John”, “Doe”, 25);</w:t>
                  </w:r>
                </w:p>
                <w:p w:rsidR="000D75C7" w:rsidRDefault="000D75C7" w:rsidP="00A20D00">
                  <w:pPr>
                    <w:spacing w:after="0" w:line="240" w:lineRule="auto"/>
                    <w:rPr>
                      <w:rFonts w:ascii="Courier New" w:hAnsi="Courier New" w:cs="Courier New"/>
                    </w:rPr>
                  </w:pPr>
                  <w:r>
                    <w:rPr>
                      <w:rFonts w:ascii="Courier New" w:hAnsi="Courier New" w:cs="Courier New"/>
                    </w:rPr>
                    <w:t xml:space="preserve">document.getElementById(“demo”).innerHTML = </w:t>
                  </w:r>
                </w:p>
                <w:p w:rsidR="000D75C7" w:rsidRPr="00FA4F4B" w:rsidRDefault="000D75C7" w:rsidP="00A20D00">
                  <w:pPr>
                    <w:spacing w:after="0" w:line="240" w:lineRule="auto"/>
                    <w:rPr>
                      <w:rFonts w:ascii="Courier New" w:hAnsi="Courier New" w:cs="Courier New"/>
                    </w:rPr>
                  </w:pPr>
                  <w:r>
                    <w:rPr>
                      <w:rFonts w:ascii="Courier New" w:hAnsi="Courier New" w:cs="Courier New"/>
                    </w:rPr>
                    <w:t>“My name is ” + person1.first_name;</w:t>
                  </w:r>
                </w:p>
              </w:txbxContent>
            </v:textbox>
          </v:shape>
        </w:pic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10006C" w:rsidP="00A20D00">
      <w:pPr>
        <w:spacing w:after="0" w:line="240" w:lineRule="auto"/>
        <w:jc w:val="both"/>
        <w:rPr>
          <w:rFonts w:ascii="Times New Roman" w:hAnsi="Times New Roman" w:cs="Times New Roman"/>
          <w:sz w:val="24"/>
          <w:szCs w:val="24"/>
          <w:lang w:val="sr-Latn-BA"/>
        </w:rPr>
      </w:pPr>
      <w:r>
        <w:rPr>
          <w:noProof/>
        </w:rPr>
        <w:pict>
          <v:shape id="Text Box 12" o:spid="_x0000_s1033" type="#_x0000_t202" style="position:absolute;left:0;text-align:left;margin-left:1.5pt;margin-top:49.15pt;width:450pt;height:20.3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4.1</w:t>
                  </w:r>
                  <w:r>
                    <w:rPr>
                      <w:rFonts w:ascii="Times New Roman" w:hAnsi="Times New Roman" w:cs="Times New Roman"/>
                      <w:i/>
                    </w:rPr>
                    <w:t xml:space="preserve"> – Primjer kreiranja objekta u JavaScript-u</w:t>
                  </w:r>
                </w:p>
              </w:txbxContent>
            </v:textbox>
          </v:shape>
        </w:pic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Funkcije se posmatraju kao objekti, jer mogu imati svoje atribute i metode kao i svaki objekat. Razlika u odnosu na objekte je ta da funkcije mogu biti pozvane.</w:t>
      </w:r>
      <w:sdt>
        <w:sdtPr>
          <w:rPr>
            <w:rFonts w:ascii="Times New Roman" w:hAnsi="Times New Roman" w:cs="Times New Roman"/>
            <w:sz w:val="24"/>
            <w:szCs w:val="24"/>
            <w:lang w:val="sr-Latn-BA"/>
          </w:rPr>
          <w:id w:val="1456374273"/>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MDN195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937544">
            <w:rPr>
              <w:rFonts w:ascii="Times New Roman" w:hAnsi="Times New Roman" w:cs="Times New Roman"/>
              <w:noProof/>
              <w:sz w:val="24"/>
              <w:szCs w:val="24"/>
            </w:rPr>
            <w:t>[</w:t>
          </w:r>
          <w:hyperlink w:anchor="MDN195" w:history="1">
            <w:r w:rsidRPr="00937544">
              <w:rPr>
                <w:rStyle w:val="HeaderChar"/>
                <w:rFonts w:ascii="Times New Roman" w:hAnsi="Times New Roman" w:cs="Times New Roman"/>
                <w:noProof/>
                <w:sz w:val="24"/>
                <w:szCs w:val="24"/>
              </w:rPr>
              <w:t>13</w:t>
            </w:r>
          </w:hyperlink>
          <w:r w:rsidRPr="00937544">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Funkcija se može proslijediti kao argument neke druge funkcije, može biti povratna vrijednost druge funkcije i može biti dodjeljena kao vrijednost određenoj varijabli. Definicija fun</w:t>
      </w:r>
      <w:r w:rsidR="005172D5">
        <w:rPr>
          <w:rFonts w:ascii="Times New Roman" w:hAnsi="Times New Roman" w:cs="Times New Roman"/>
          <w:sz w:val="24"/>
          <w:szCs w:val="24"/>
          <w:lang w:val="sr-Latn-BA"/>
        </w:rPr>
        <w:t>kcije je prikazana na Slici 4.2.</w:t>
      </w: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10006C" w:rsidP="00A20D00">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13" o:spid="_x0000_s1034" type="#_x0000_t202" style="position:absolute;left:0;text-align:left;margin-left:1.5pt;margin-top:13.05pt;width:448.5pt;height:48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lang w:val="sr-Latn-BA"/>
                    </w:rPr>
                    <w:t>function</w:t>
                  </w:r>
                  <w:r>
                    <w:rPr>
                      <w:rFonts w:ascii="Courier New" w:hAnsi="Courier New" w:cs="Courier New"/>
                    </w:rPr>
                    <w:t xml:space="preserve"> myFunction(param1, param2){</w:t>
                  </w:r>
                </w:p>
                <w:p w:rsidR="000D75C7" w:rsidRDefault="000D75C7" w:rsidP="00A20D00">
                  <w:pPr>
                    <w:spacing w:after="0" w:line="240" w:lineRule="auto"/>
                    <w:rPr>
                      <w:rFonts w:ascii="Courier New" w:hAnsi="Courier New" w:cs="Courier New"/>
                    </w:rPr>
                  </w:pPr>
                  <w:r>
                    <w:rPr>
                      <w:rFonts w:ascii="Courier New" w:hAnsi="Courier New" w:cs="Courier New"/>
                    </w:rPr>
                    <w:tab/>
                    <w:t>// statements</w:t>
                  </w:r>
                </w:p>
                <w:p w:rsidR="000D75C7" w:rsidRPr="00A44A33"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10006C" w:rsidP="00A20D00">
      <w:pPr>
        <w:spacing w:after="0" w:line="240" w:lineRule="auto"/>
        <w:jc w:val="both"/>
        <w:rPr>
          <w:rFonts w:ascii="Times New Roman" w:hAnsi="Times New Roman" w:cs="Times New Roman"/>
          <w:sz w:val="24"/>
          <w:szCs w:val="24"/>
          <w:lang w:val="sr-Latn-BA"/>
        </w:rPr>
      </w:pPr>
      <w:r>
        <w:rPr>
          <w:noProof/>
        </w:rPr>
        <w:pict>
          <v:shape id="Text Box 14" o:spid="_x0000_s1035" type="#_x0000_t202" style="position:absolute;left:0;text-align:left;margin-left:1.5pt;margin-top:10.05pt;width:448.5pt;height:20.35pt;z-index:2516664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4.2</w:t>
                  </w:r>
                  <w:r>
                    <w:rPr>
                      <w:rFonts w:ascii="Times New Roman" w:hAnsi="Times New Roman" w:cs="Times New Roman"/>
                      <w:i/>
                    </w:rPr>
                    <w:t xml:space="preserve"> – Definicija funkcije u JavaScript-u</w:t>
                  </w:r>
                </w:p>
              </w:txbxContent>
            </v:textbox>
          </v:shape>
        </w:pict>
      </w:r>
    </w:p>
    <w:p w:rsidR="00A20D00" w:rsidRPr="00620EC4" w:rsidRDefault="00A20D00" w:rsidP="006A52BB">
      <w:pPr>
        <w:spacing w:after="0" w:line="240" w:lineRule="auto"/>
        <w:jc w:val="both"/>
      </w:pPr>
    </w:p>
    <w:p w:rsidR="00A20D00" w:rsidRDefault="00A20D00" w:rsidP="006A52BB">
      <w:pPr>
        <w:spacing w:after="0" w:line="240" w:lineRule="auto"/>
        <w:jc w:val="both"/>
      </w:pPr>
    </w:p>
    <w:p w:rsidR="00A20D00" w:rsidRPr="007F4F63" w:rsidRDefault="00A20D00" w:rsidP="006A52BB">
      <w:pPr>
        <w:pStyle w:val="Heading2"/>
        <w:spacing w:line="240" w:lineRule="auto"/>
        <w:jc w:val="both"/>
        <w:rPr>
          <w:rFonts w:ascii="Times New Roman" w:hAnsi="Times New Roman" w:cs="Times New Roman"/>
        </w:rPr>
      </w:pPr>
      <w:bookmarkStart w:id="7" w:name="_Toc9960903"/>
      <w:r w:rsidRPr="007F4F63">
        <w:rPr>
          <w:rFonts w:ascii="Times New Roman" w:hAnsi="Times New Roman" w:cs="Times New Roman"/>
        </w:rPr>
        <w:t xml:space="preserve">Client Side i Server Side </w:t>
      </w:r>
      <w:r w:rsidRPr="007F4F63">
        <w:rPr>
          <w:rFonts w:ascii="Times New Roman" w:hAnsi="Times New Roman" w:cs="Times New Roman"/>
          <w:i/>
        </w:rPr>
        <w:t>JavaScript</w:t>
      </w:r>
      <w:bookmarkEnd w:id="7"/>
    </w:p>
    <w:p w:rsidR="00A20D00" w:rsidRDefault="00A20D00" w:rsidP="006A52BB">
      <w:pPr>
        <w:spacing w:after="0" w:line="240" w:lineRule="auto"/>
        <w:ind w:left="576"/>
        <w:jc w:val="both"/>
      </w:pPr>
    </w:p>
    <w:p w:rsidR="00A20D00" w:rsidRDefault="00A20D00" w:rsidP="006A52BB">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Izvršavanje </w:t>
      </w:r>
      <w:r>
        <w:rPr>
          <w:rFonts w:ascii="Times New Roman" w:hAnsi="Times New Roman" w:cs="Times New Roman"/>
          <w:i/>
          <w:sz w:val="24"/>
          <w:szCs w:val="24"/>
          <w:lang w:val="sr-Latn-BA"/>
        </w:rPr>
        <w:t xml:space="preserve">JavaScript </w:t>
      </w:r>
      <w:r>
        <w:rPr>
          <w:rFonts w:ascii="Times New Roman" w:hAnsi="Times New Roman" w:cs="Times New Roman"/>
          <w:sz w:val="24"/>
          <w:szCs w:val="24"/>
          <w:lang w:val="sr-Latn-BA"/>
        </w:rPr>
        <w:t xml:space="preserve">koda na klijentskoj strani u okviru čitača podrazumijeva da taj </w:t>
      </w:r>
      <w:r>
        <w:rPr>
          <w:rFonts w:ascii="Times New Roman" w:hAnsi="Times New Roman" w:cs="Times New Roman"/>
          <w:i/>
          <w:sz w:val="24"/>
          <w:szCs w:val="24"/>
          <w:lang w:val="sr-Latn-BA"/>
        </w:rPr>
        <w:t xml:space="preserve">web </w:t>
      </w:r>
      <w:r>
        <w:rPr>
          <w:rFonts w:ascii="Times New Roman" w:hAnsi="Times New Roman" w:cs="Times New Roman"/>
          <w:sz w:val="24"/>
          <w:szCs w:val="24"/>
          <w:lang w:val="sr-Latn-BA"/>
        </w:rPr>
        <w:t xml:space="preserve">čitač ima ugrađen </w:t>
      </w:r>
      <w:r>
        <w:rPr>
          <w:rFonts w:ascii="Times New Roman" w:hAnsi="Times New Roman" w:cs="Times New Roman"/>
          <w:i/>
          <w:sz w:val="24"/>
          <w:szCs w:val="24"/>
          <w:lang w:val="sr-Latn-BA"/>
        </w:rPr>
        <w:t>JavaScript</w:t>
      </w:r>
      <w:r w:rsidR="005F3291">
        <w:rPr>
          <w:rFonts w:ascii="Times New Roman" w:hAnsi="Times New Roman" w:cs="Times New Roman"/>
          <w:sz w:val="24"/>
          <w:szCs w:val="24"/>
          <w:lang w:val="sr-Latn-BA"/>
        </w:rPr>
        <w:t xml:space="preserve"> </w:t>
      </w:r>
      <w:r w:rsidR="005F3291">
        <w:rPr>
          <w:rFonts w:ascii="Times New Roman" w:hAnsi="Times New Roman" w:cs="Times New Roman"/>
          <w:i/>
          <w:sz w:val="24"/>
          <w:szCs w:val="24"/>
          <w:lang w:val="sr-Latn-BA"/>
        </w:rPr>
        <w:t>interpreter</w:t>
      </w:r>
      <w:r w:rsidR="00D76FCB">
        <w:rPr>
          <w:rFonts w:ascii="Times New Roman" w:hAnsi="Times New Roman" w:cs="Times New Roman"/>
          <w:sz w:val="24"/>
          <w:szCs w:val="24"/>
          <w:lang w:val="sr-Latn-BA"/>
        </w:rPr>
        <w:t>.</w:t>
      </w:r>
      <w:sdt>
        <w:sdtPr>
          <w:rPr>
            <w:rFonts w:ascii="Times New Roman" w:hAnsi="Times New Roman" w:cs="Times New Roman"/>
            <w:sz w:val="24"/>
            <w:szCs w:val="24"/>
            <w:lang w:val="sr-Latn-BA"/>
          </w:rPr>
          <w:id w:val="-380163587"/>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DFl11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B52559">
            <w:rPr>
              <w:rFonts w:ascii="Times New Roman" w:hAnsi="Times New Roman" w:cs="Times New Roman"/>
              <w:noProof/>
              <w:sz w:val="24"/>
              <w:szCs w:val="24"/>
            </w:rPr>
            <w:t>[</w:t>
          </w:r>
          <w:hyperlink w:anchor="DFl11" w:history="1">
            <w:r w:rsidRPr="00B52559">
              <w:rPr>
                <w:rStyle w:val="HeaderChar"/>
                <w:rFonts w:ascii="Times New Roman" w:hAnsi="Times New Roman" w:cs="Times New Roman"/>
                <w:noProof/>
                <w:sz w:val="24"/>
                <w:szCs w:val="24"/>
              </w:rPr>
              <w:t>12</w:t>
            </w:r>
          </w:hyperlink>
          <w:r w:rsidRPr="00B52559">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U HTML stranici koja će biti učitana, pomoću taga </w:t>
      </w:r>
      <w:r w:rsidRPr="00CC1071">
        <w:rPr>
          <w:rFonts w:ascii="Times New Roman" w:hAnsi="Times New Roman" w:cs="Times New Roman"/>
          <w:i/>
          <w:sz w:val="24"/>
          <w:szCs w:val="24"/>
          <w:lang w:val="sr-Latn-BA"/>
        </w:rPr>
        <w:t>&lt;script&gt;</w:t>
      </w:r>
      <w:r>
        <w:rPr>
          <w:rFonts w:ascii="Times New Roman" w:hAnsi="Times New Roman" w:cs="Times New Roman"/>
          <w:sz w:val="24"/>
          <w:szCs w:val="24"/>
          <w:lang w:val="sr-Latn-BA"/>
        </w:rPr>
        <w:t xml:space="preserve"> </w:t>
      </w:r>
      <w:r w:rsidRPr="00343AA9">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čitaču se daje naznaka da sve što se nalazi unutar ovog taga treba biti tumačeno kao </w:t>
      </w:r>
      <w:r>
        <w:rPr>
          <w:rFonts w:ascii="Times New Roman" w:hAnsi="Times New Roman" w:cs="Times New Roman"/>
          <w:i/>
          <w:sz w:val="24"/>
          <w:szCs w:val="24"/>
          <w:lang w:val="sr-Latn-BA"/>
        </w:rPr>
        <w:t xml:space="preserve">JavaScript </w:t>
      </w:r>
      <w:r>
        <w:rPr>
          <w:rFonts w:ascii="Times New Roman" w:hAnsi="Times New Roman" w:cs="Times New Roman"/>
          <w:sz w:val="24"/>
          <w:szCs w:val="24"/>
          <w:lang w:val="sr-Latn-BA"/>
        </w:rPr>
        <w:t xml:space="preserve">skripta. Tada skripta može dinamički da mijenja sadržaj učitane stranice, koristeći </w:t>
      </w:r>
      <w:r w:rsidRPr="00EF28B8">
        <w:rPr>
          <w:rFonts w:ascii="Times New Roman" w:hAnsi="Times New Roman" w:cs="Times New Roman"/>
          <w:i/>
          <w:sz w:val="24"/>
          <w:szCs w:val="24"/>
          <w:lang w:val="sr-Latn-BA"/>
        </w:rPr>
        <w:t>DOM</w:t>
      </w:r>
      <w:r>
        <w:rPr>
          <w:rFonts w:ascii="Times New Roman" w:hAnsi="Times New Roman" w:cs="Times New Roman"/>
          <w:sz w:val="24"/>
          <w:szCs w:val="24"/>
          <w:lang w:val="sr-Latn-BA"/>
        </w:rPr>
        <w:t xml:space="preserve"> kojim se omogućava pristup objektima stranice. </w:t>
      </w:r>
    </w:p>
    <w:p w:rsidR="00A20D00" w:rsidRDefault="00A20D00" w:rsidP="006A52BB">
      <w:pPr>
        <w:spacing w:after="0" w:line="240" w:lineRule="auto"/>
        <w:ind w:firstLine="576"/>
        <w:jc w:val="both"/>
        <w:rPr>
          <w:rFonts w:ascii="Times New Roman" w:hAnsi="Times New Roman" w:cs="Times New Roman"/>
          <w:sz w:val="24"/>
          <w:szCs w:val="24"/>
          <w:lang w:val="sr-Latn-BA"/>
        </w:rPr>
      </w:pPr>
    </w:p>
    <w:p w:rsidR="00A20D00" w:rsidRPr="00A63009" w:rsidRDefault="00A20D00" w:rsidP="006A52BB">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Postoji više </w:t>
      </w:r>
      <w:r w:rsidRPr="00CC0FE9">
        <w:rPr>
          <w:rFonts w:ascii="Times New Roman" w:hAnsi="Times New Roman" w:cs="Times New Roman"/>
          <w:i/>
          <w:sz w:val="24"/>
          <w:szCs w:val="24"/>
          <w:lang w:val="sr-Latn-BA"/>
        </w:rPr>
        <w:t>JavaScript</w:t>
      </w:r>
      <w:r>
        <w:rPr>
          <w:rFonts w:ascii="Times New Roman" w:hAnsi="Times New Roman" w:cs="Times New Roman"/>
          <w:sz w:val="24"/>
          <w:szCs w:val="24"/>
          <w:lang w:val="sr-Latn-BA"/>
        </w:rPr>
        <w:t xml:space="preserve"> platformi za razvoj klijentskih </w:t>
      </w:r>
      <w:r w:rsidRPr="00CC0FE9">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aplikacija, a neke od popularnih su </w:t>
      </w:r>
      <w:r w:rsidRPr="00CC0FE9">
        <w:rPr>
          <w:rFonts w:ascii="Times New Roman" w:hAnsi="Times New Roman" w:cs="Times New Roman"/>
          <w:i/>
          <w:sz w:val="24"/>
          <w:szCs w:val="24"/>
          <w:lang w:val="sr-Latn-BA"/>
        </w:rPr>
        <w:t>Angular</w:t>
      </w:r>
      <w:r>
        <w:rPr>
          <w:rFonts w:ascii="Times New Roman" w:hAnsi="Times New Roman" w:cs="Times New Roman"/>
          <w:sz w:val="24"/>
          <w:szCs w:val="24"/>
          <w:lang w:val="sr-Latn-BA"/>
        </w:rPr>
        <w:t xml:space="preserve">, </w:t>
      </w:r>
      <w:r w:rsidRPr="00CC0FE9">
        <w:rPr>
          <w:rFonts w:ascii="Times New Roman" w:hAnsi="Times New Roman" w:cs="Times New Roman"/>
          <w:i/>
          <w:sz w:val="24"/>
          <w:szCs w:val="24"/>
          <w:lang w:val="sr-Latn-BA"/>
        </w:rPr>
        <w:t>ReactJS</w:t>
      </w:r>
      <w:r>
        <w:rPr>
          <w:rStyle w:val="FootnoteReference"/>
          <w:rFonts w:ascii="Times New Roman" w:hAnsi="Times New Roman" w:cs="Times New Roman"/>
          <w:i/>
          <w:sz w:val="24"/>
          <w:szCs w:val="24"/>
          <w:lang w:val="sr-Latn-BA"/>
        </w:rPr>
        <w:footnoteReference w:id="3"/>
      </w:r>
      <w:r>
        <w:rPr>
          <w:rFonts w:ascii="Times New Roman" w:hAnsi="Times New Roman" w:cs="Times New Roman"/>
          <w:sz w:val="24"/>
          <w:szCs w:val="24"/>
          <w:lang w:val="sr-Latn-BA"/>
        </w:rPr>
        <w:t xml:space="preserve">, </w:t>
      </w:r>
      <w:r w:rsidRPr="00CC0FE9">
        <w:rPr>
          <w:rFonts w:ascii="Times New Roman" w:hAnsi="Times New Roman" w:cs="Times New Roman"/>
          <w:i/>
          <w:sz w:val="24"/>
          <w:szCs w:val="24"/>
          <w:lang w:val="sr-Latn-BA"/>
        </w:rPr>
        <w:t>Ember.js</w:t>
      </w:r>
      <w:r>
        <w:rPr>
          <w:rStyle w:val="FootnoteReference"/>
          <w:rFonts w:ascii="Times New Roman" w:hAnsi="Times New Roman" w:cs="Times New Roman"/>
          <w:i/>
          <w:sz w:val="24"/>
          <w:szCs w:val="24"/>
          <w:lang w:val="sr-Latn-BA"/>
        </w:rPr>
        <w:footnoteReference w:id="4"/>
      </w:r>
      <w:r>
        <w:rPr>
          <w:rFonts w:ascii="Times New Roman" w:hAnsi="Times New Roman" w:cs="Times New Roman"/>
          <w:sz w:val="24"/>
          <w:szCs w:val="24"/>
          <w:lang w:val="sr-Latn-BA"/>
        </w:rPr>
        <w:t xml:space="preserve">, </w:t>
      </w:r>
      <w:r w:rsidRPr="00CC0FE9">
        <w:rPr>
          <w:rFonts w:ascii="Times New Roman" w:hAnsi="Times New Roman" w:cs="Times New Roman"/>
          <w:i/>
          <w:sz w:val="24"/>
          <w:szCs w:val="24"/>
          <w:lang w:val="sr-Latn-BA"/>
        </w:rPr>
        <w:t>Vue.js</w:t>
      </w:r>
      <w:r>
        <w:rPr>
          <w:rStyle w:val="FootnoteReference"/>
          <w:rFonts w:ascii="Times New Roman" w:hAnsi="Times New Roman" w:cs="Times New Roman"/>
          <w:i/>
          <w:sz w:val="24"/>
          <w:szCs w:val="24"/>
          <w:lang w:val="sr-Latn-BA"/>
        </w:rPr>
        <w:footnoteReference w:id="5"/>
      </w:r>
      <w:r>
        <w:rPr>
          <w:rFonts w:ascii="Times New Roman" w:hAnsi="Times New Roman" w:cs="Times New Roman"/>
          <w:sz w:val="24"/>
          <w:szCs w:val="24"/>
          <w:lang w:val="sr-Latn-BA"/>
        </w:rPr>
        <w:t xml:space="preserve">. Pomoću ovih platformi programeri mogu na brz i jednostavan način razvijati dinamičke web aplikacije. Takođe, postoje različite biblioteke koje se mogu koristiti prema zahtjevima. Za razvoj grafičkog korisničkog interfejsa često se koriste biblioteke </w:t>
      </w:r>
      <w:r w:rsidRPr="00A63009">
        <w:rPr>
          <w:rFonts w:ascii="Times New Roman" w:hAnsi="Times New Roman" w:cs="Times New Roman"/>
          <w:i/>
          <w:sz w:val="24"/>
          <w:szCs w:val="24"/>
          <w:lang w:val="sr-Latn-BA"/>
        </w:rPr>
        <w:t>Bootstrap</w:t>
      </w:r>
      <w:r>
        <w:rPr>
          <w:rFonts w:ascii="Times New Roman" w:hAnsi="Times New Roman" w:cs="Times New Roman"/>
          <w:sz w:val="24"/>
          <w:szCs w:val="24"/>
          <w:lang w:val="sr-Latn-BA"/>
        </w:rPr>
        <w:t xml:space="preserve"> i </w:t>
      </w:r>
      <w:r w:rsidRPr="00A63009">
        <w:rPr>
          <w:rFonts w:ascii="Times New Roman" w:hAnsi="Times New Roman" w:cs="Times New Roman"/>
          <w:i/>
          <w:sz w:val="24"/>
          <w:szCs w:val="24"/>
          <w:lang w:val="sr-Latn-BA"/>
        </w:rPr>
        <w:t>jQuery</w:t>
      </w:r>
      <w:r>
        <w:rPr>
          <w:rFonts w:ascii="Times New Roman" w:hAnsi="Times New Roman" w:cs="Times New Roman"/>
          <w:sz w:val="24"/>
          <w:szCs w:val="24"/>
          <w:lang w:val="sr-Latn-BA"/>
        </w:rPr>
        <w:t>.</w:t>
      </w:r>
    </w:p>
    <w:p w:rsidR="00A20D00" w:rsidRDefault="00A20D00" w:rsidP="006A52BB">
      <w:pPr>
        <w:spacing w:after="0" w:line="240" w:lineRule="auto"/>
        <w:ind w:firstLine="576"/>
        <w:jc w:val="both"/>
        <w:rPr>
          <w:rFonts w:ascii="Times New Roman" w:hAnsi="Times New Roman" w:cs="Times New Roman"/>
          <w:sz w:val="24"/>
          <w:szCs w:val="24"/>
          <w:lang w:val="sr-Latn-BA"/>
        </w:rPr>
      </w:pPr>
    </w:p>
    <w:p w:rsidR="00A20D00" w:rsidRPr="000B5CA6" w:rsidRDefault="00A20D00" w:rsidP="006A52BB">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sr-Latn-BA"/>
        </w:rPr>
        <w:tab/>
      </w:r>
      <w:r w:rsidRPr="007A7208">
        <w:rPr>
          <w:rFonts w:ascii="Times New Roman" w:hAnsi="Times New Roman" w:cs="Times New Roman"/>
          <w:i/>
          <w:sz w:val="24"/>
          <w:szCs w:val="24"/>
          <w:lang w:val="sr-Latn-BA"/>
        </w:rPr>
        <w:t>JavaScript</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se za razvoj serverske strane može koristi za komunikaciju sa bazom podataka, prihvatanje i obradu klijentskih zahtjeva, kreiranje i slanje odgovora klijentu ili manipulaciju fajlovima.</w:t>
      </w:r>
    </w:p>
    <w:p w:rsidR="00A20D00" w:rsidRDefault="00A20D00" w:rsidP="006A52BB">
      <w:pPr>
        <w:spacing w:after="0" w:line="240" w:lineRule="auto"/>
        <w:jc w:val="both"/>
      </w:pPr>
    </w:p>
    <w:p w:rsidR="00A20D00" w:rsidRPr="007F4F63" w:rsidRDefault="00A20D00" w:rsidP="006A52BB">
      <w:pPr>
        <w:pStyle w:val="Heading2"/>
        <w:spacing w:line="240" w:lineRule="auto"/>
        <w:jc w:val="both"/>
        <w:rPr>
          <w:rFonts w:ascii="Times New Roman" w:hAnsi="Times New Roman" w:cs="Times New Roman"/>
          <w:lang w:val="sr-Latn-BA"/>
        </w:rPr>
      </w:pPr>
      <w:bookmarkStart w:id="8" w:name="_Toc9960904"/>
      <w:r w:rsidRPr="007F4F63">
        <w:rPr>
          <w:rFonts w:ascii="Times New Roman" w:hAnsi="Times New Roman" w:cs="Times New Roman"/>
        </w:rPr>
        <w:t>Do</w:t>
      </w:r>
      <w:r w:rsidRPr="007F4F63">
        <w:rPr>
          <w:rFonts w:ascii="Times New Roman" w:hAnsi="Times New Roman" w:cs="Times New Roman"/>
          <w:lang w:val="sr-Latn-BA"/>
        </w:rPr>
        <w:t>gađaji</w:t>
      </w:r>
      <w:bookmarkEnd w:id="8"/>
    </w:p>
    <w:p w:rsidR="00A20D00" w:rsidRDefault="00A20D00" w:rsidP="006A52BB">
      <w:pPr>
        <w:spacing w:after="0" w:line="240" w:lineRule="auto"/>
        <w:jc w:val="both"/>
        <w:rPr>
          <w:lang w:val="sr-Latn-BA"/>
        </w:rPr>
      </w:pPr>
    </w:p>
    <w:p w:rsidR="00A20D00" w:rsidRDefault="00A20D00" w:rsidP="006A52BB">
      <w:pPr>
        <w:spacing w:after="0" w:line="240" w:lineRule="auto"/>
        <w:ind w:firstLine="432"/>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Ranije su se </w:t>
      </w:r>
      <w:r w:rsidRPr="007A7208">
        <w:rPr>
          <w:rFonts w:ascii="Times New Roman" w:hAnsi="Times New Roman" w:cs="Times New Roman"/>
          <w:i/>
          <w:sz w:val="24"/>
          <w:szCs w:val="24"/>
          <w:lang w:val="sr-Latn-BA"/>
        </w:rPr>
        <w:t>JavaScript</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programi mogli izvršavati isključivo sinhrono, što znači da se u jednom trenutku može izvšiti samo jedna operacija. Ovakav način izvršavanja danas je neuobičajen i nepraktičan. Danas se programi pišu tako da se za svaki događaj poziva </w:t>
      </w:r>
      <w:r w:rsidRPr="004D410C">
        <w:rPr>
          <w:rFonts w:ascii="Times New Roman" w:hAnsi="Times New Roman" w:cs="Times New Roman"/>
          <w:i/>
          <w:sz w:val="24"/>
          <w:szCs w:val="24"/>
          <w:lang w:val="sr-Latn-BA"/>
        </w:rPr>
        <w:t>event handler</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funkcija. Ove funkcije se pozivaju asinhrono kada se desi događaj za koju je funkcija napisana. </w:t>
      </w:r>
      <w:r w:rsidR="005C52AF">
        <w:rPr>
          <w:rFonts w:ascii="Times New Roman" w:hAnsi="Times New Roman" w:cs="Times New Roman"/>
          <w:sz w:val="24"/>
          <w:szCs w:val="24"/>
        </w:rPr>
        <w:t xml:space="preserve">Asinhrono programiran je </w:t>
      </w:r>
      <w:r w:rsidR="00EF24EA">
        <w:rPr>
          <w:rFonts w:ascii="Times New Roman" w:hAnsi="Times New Roman" w:cs="Times New Roman"/>
          <w:sz w:val="24"/>
          <w:szCs w:val="24"/>
        </w:rPr>
        <w:t>stil programiranja, gdje se umjesto povratne vrijednosti, definišu funkcije koje će biti pozvane kada se</w:t>
      </w:r>
      <w:r w:rsidR="00413B6F">
        <w:rPr>
          <w:rFonts w:ascii="Times New Roman" w:hAnsi="Times New Roman" w:cs="Times New Roman"/>
          <w:sz w:val="24"/>
          <w:szCs w:val="24"/>
        </w:rPr>
        <w:t xml:space="preserve"> desi</w:t>
      </w:r>
      <w:r w:rsidR="00EF24EA">
        <w:rPr>
          <w:rFonts w:ascii="Times New Roman" w:hAnsi="Times New Roman" w:cs="Times New Roman"/>
          <w:sz w:val="24"/>
          <w:szCs w:val="24"/>
        </w:rPr>
        <w:t xml:space="preserve"> događaj. </w:t>
      </w:r>
      <w:r>
        <w:rPr>
          <w:rFonts w:ascii="Times New Roman" w:hAnsi="Times New Roman" w:cs="Times New Roman"/>
          <w:sz w:val="24"/>
          <w:szCs w:val="24"/>
          <w:lang w:val="sr-Latn-BA"/>
        </w:rPr>
        <w:t xml:space="preserve">Događaji mogu biti učitavanje stranice, klik na dugme, unos teksta u polje i slično. Svaki događaj ima svoj tip i ciljani objekat, gdje ciljani objekat predstavlja </w:t>
      </w:r>
      <w:r w:rsidRPr="00860003">
        <w:rPr>
          <w:rFonts w:ascii="Times New Roman" w:hAnsi="Times New Roman" w:cs="Times New Roman"/>
          <w:i/>
          <w:sz w:val="24"/>
          <w:szCs w:val="24"/>
          <w:lang w:val="sr-Latn-BA"/>
        </w:rPr>
        <w:t>DOM</w:t>
      </w:r>
      <w:r>
        <w:rPr>
          <w:rFonts w:ascii="Times New Roman" w:hAnsi="Times New Roman" w:cs="Times New Roman"/>
          <w:sz w:val="24"/>
          <w:szCs w:val="24"/>
          <w:lang w:val="sr-Latn-BA"/>
        </w:rPr>
        <w:t xml:space="preserve"> element. Tipovi događaja mogu biti </w:t>
      </w:r>
      <w:r w:rsidRPr="00860003">
        <w:rPr>
          <w:rFonts w:ascii="Times New Roman" w:hAnsi="Times New Roman" w:cs="Times New Roman"/>
          <w:i/>
          <w:sz w:val="24"/>
          <w:szCs w:val="24"/>
          <w:lang w:val="sr-Latn-BA"/>
        </w:rPr>
        <w:t>click</w:t>
      </w:r>
      <w:r>
        <w:rPr>
          <w:rFonts w:ascii="Times New Roman" w:hAnsi="Times New Roman" w:cs="Times New Roman"/>
          <w:sz w:val="24"/>
          <w:szCs w:val="24"/>
          <w:lang w:val="sr-Latn-BA"/>
        </w:rPr>
        <w:t xml:space="preserve">, </w:t>
      </w:r>
      <w:r w:rsidRPr="00860003">
        <w:rPr>
          <w:rFonts w:ascii="Times New Roman" w:hAnsi="Times New Roman" w:cs="Times New Roman"/>
          <w:i/>
          <w:sz w:val="24"/>
          <w:szCs w:val="24"/>
          <w:lang w:val="sr-Latn-BA"/>
        </w:rPr>
        <w:t>change</w:t>
      </w:r>
      <w:r>
        <w:rPr>
          <w:rFonts w:ascii="Times New Roman" w:hAnsi="Times New Roman" w:cs="Times New Roman"/>
          <w:sz w:val="24"/>
          <w:szCs w:val="24"/>
          <w:lang w:val="sr-Latn-BA"/>
        </w:rPr>
        <w:t xml:space="preserve">, </w:t>
      </w:r>
      <w:r w:rsidRPr="00860003">
        <w:rPr>
          <w:rFonts w:ascii="Times New Roman" w:hAnsi="Times New Roman" w:cs="Times New Roman"/>
          <w:i/>
          <w:sz w:val="24"/>
          <w:szCs w:val="24"/>
          <w:lang w:val="sr-Latn-BA"/>
        </w:rPr>
        <w:t>load</w:t>
      </w:r>
      <w:r>
        <w:rPr>
          <w:rFonts w:ascii="Times New Roman" w:hAnsi="Times New Roman" w:cs="Times New Roman"/>
          <w:sz w:val="24"/>
          <w:szCs w:val="24"/>
          <w:lang w:val="sr-Latn-BA"/>
        </w:rPr>
        <w:t xml:space="preserve">, </w:t>
      </w:r>
      <w:r w:rsidRPr="00860003">
        <w:rPr>
          <w:rFonts w:ascii="Times New Roman" w:hAnsi="Times New Roman" w:cs="Times New Roman"/>
          <w:i/>
          <w:sz w:val="24"/>
          <w:szCs w:val="24"/>
          <w:lang w:val="sr-Latn-BA"/>
        </w:rPr>
        <w:t>mouseover</w:t>
      </w:r>
      <w:r>
        <w:rPr>
          <w:rFonts w:ascii="Times New Roman" w:hAnsi="Times New Roman" w:cs="Times New Roman"/>
          <w:sz w:val="24"/>
          <w:szCs w:val="24"/>
          <w:lang w:val="sr-Latn-BA"/>
        </w:rPr>
        <w:t xml:space="preserve">, </w:t>
      </w:r>
      <w:r w:rsidRPr="00860003">
        <w:rPr>
          <w:rFonts w:ascii="Times New Roman" w:hAnsi="Times New Roman" w:cs="Times New Roman"/>
          <w:i/>
          <w:sz w:val="24"/>
          <w:szCs w:val="24"/>
          <w:lang w:val="sr-Latn-BA"/>
        </w:rPr>
        <w:t>keypress</w:t>
      </w:r>
      <w:r>
        <w:rPr>
          <w:rFonts w:ascii="Times New Roman" w:hAnsi="Times New Roman" w:cs="Times New Roman"/>
          <w:sz w:val="24"/>
          <w:szCs w:val="24"/>
          <w:lang w:val="sr-Latn-BA"/>
        </w:rPr>
        <w:t xml:space="preserve"> ili </w:t>
      </w:r>
      <w:r w:rsidRPr="00860003">
        <w:rPr>
          <w:rFonts w:ascii="Times New Roman" w:hAnsi="Times New Roman" w:cs="Times New Roman"/>
          <w:i/>
          <w:sz w:val="24"/>
          <w:szCs w:val="24"/>
          <w:lang w:val="sr-Latn-BA"/>
        </w:rPr>
        <w:t>readystatechange</w:t>
      </w:r>
      <w:r>
        <w:rPr>
          <w:rFonts w:ascii="Times New Roman" w:hAnsi="Times New Roman" w:cs="Times New Roman"/>
          <w:sz w:val="24"/>
          <w:szCs w:val="24"/>
          <w:lang w:val="sr-Latn-BA"/>
        </w:rPr>
        <w:t>.</w:t>
      </w:r>
      <w:sdt>
        <w:sdtPr>
          <w:rPr>
            <w:rFonts w:ascii="Times New Roman" w:hAnsi="Times New Roman" w:cs="Times New Roman"/>
            <w:sz w:val="24"/>
            <w:szCs w:val="24"/>
            <w:lang w:val="sr-Latn-BA"/>
          </w:rPr>
          <w:id w:val="1042026815"/>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W3C191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AA094A">
            <w:rPr>
              <w:rFonts w:ascii="Times New Roman" w:hAnsi="Times New Roman" w:cs="Times New Roman"/>
              <w:noProof/>
              <w:sz w:val="24"/>
              <w:szCs w:val="24"/>
            </w:rPr>
            <w:t>[</w:t>
          </w:r>
          <w:hyperlink w:anchor="W3C191" w:history="1">
            <w:r w:rsidRPr="00AA094A">
              <w:rPr>
                <w:rStyle w:val="HeaderChar"/>
                <w:rFonts w:ascii="Times New Roman" w:hAnsi="Times New Roman" w:cs="Times New Roman"/>
                <w:noProof/>
                <w:sz w:val="24"/>
                <w:szCs w:val="24"/>
              </w:rPr>
              <w:t>14</w:t>
            </w:r>
          </w:hyperlink>
          <w:r w:rsidRPr="00AA094A">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Ukoliko želimo da naš program odgovori na događaj klik na dugme pomoću funkcije </w:t>
      </w:r>
      <w:r w:rsidRPr="004D410C">
        <w:rPr>
          <w:rFonts w:ascii="Times New Roman" w:hAnsi="Times New Roman" w:cs="Times New Roman"/>
          <w:i/>
          <w:sz w:val="24"/>
          <w:szCs w:val="24"/>
          <w:lang w:val="sr-Latn-BA"/>
        </w:rPr>
        <w:t>event handler</w:t>
      </w:r>
      <w:r>
        <w:rPr>
          <w:rFonts w:ascii="Times New Roman" w:hAnsi="Times New Roman" w:cs="Times New Roman"/>
          <w:sz w:val="24"/>
          <w:szCs w:val="24"/>
          <w:lang w:val="sr-Latn-BA"/>
        </w:rPr>
        <w:t xml:space="preserve">, treba da registrujemo, odnosno napišemo ovu funkciju na način da tipu događaja dodamo prefiks </w:t>
      </w:r>
      <w:r w:rsidRPr="000505FD">
        <w:rPr>
          <w:rFonts w:ascii="Times New Roman" w:hAnsi="Times New Roman" w:cs="Times New Roman"/>
          <w:i/>
          <w:sz w:val="24"/>
          <w:szCs w:val="24"/>
          <w:lang w:val="sr-Latn-BA"/>
        </w:rPr>
        <w:t>on</w:t>
      </w:r>
      <w:r>
        <w:rPr>
          <w:rFonts w:ascii="Times New Roman" w:hAnsi="Times New Roman" w:cs="Times New Roman"/>
          <w:i/>
          <w:sz w:val="24"/>
          <w:szCs w:val="24"/>
          <w:lang w:val="sr-Latn-BA"/>
        </w:rPr>
        <w:t xml:space="preserve">. </w:t>
      </w:r>
      <w:r w:rsidR="006A52BB">
        <w:rPr>
          <w:rFonts w:ascii="Times New Roman" w:hAnsi="Times New Roman" w:cs="Times New Roman"/>
          <w:sz w:val="24"/>
          <w:szCs w:val="24"/>
          <w:lang w:val="sr-Latn-BA"/>
        </w:rPr>
        <w:t>Na Slic</w:t>
      </w:r>
      <w:r w:rsidR="00126AF7">
        <w:rPr>
          <w:rFonts w:ascii="Times New Roman" w:hAnsi="Times New Roman" w:cs="Times New Roman"/>
          <w:sz w:val="24"/>
          <w:szCs w:val="24"/>
          <w:lang w:val="sr-Latn-BA"/>
        </w:rPr>
        <w:t>i 4.3 je primjer.</w:t>
      </w:r>
    </w:p>
    <w:p w:rsidR="006A52BB" w:rsidRDefault="006A52BB" w:rsidP="006A52BB">
      <w:pPr>
        <w:spacing w:after="0" w:line="240" w:lineRule="auto"/>
        <w:ind w:firstLine="432"/>
        <w:jc w:val="both"/>
        <w:rPr>
          <w:rFonts w:ascii="Times New Roman" w:hAnsi="Times New Roman" w:cs="Times New Roman"/>
          <w:sz w:val="24"/>
          <w:szCs w:val="24"/>
          <w:lang w:val="sr-Latn-BA"/>
        </w:rPr>
      </w:pPr>
    </w:p>
    <w:p w:rsidR="006A52BB" w:rsidRDefault="006A52BB" w:rsidP="006A52BB">
      <w:pPr>
        <w:spacing w:after="0" w:line="240" w:lineRule="auto"/>
        <w:ind w:firstLine="432"/>
        <w:jc w:val="both"/>
        <w:rPr>
          <w:rFonts w:ascii="Times New Roman" w:hAnsi="Times New Roman" w:cs="Times New Roman"/>
          <w:sz w:val="24"/>
          <w:szCs w:val="24"/>
          <w:lang w:val="sr-Latn-BA"/>
        </w:rPr>
      </w:pPr>
    </w:p>
    <w:p w:rsidR="006A52BB" w:rsidRDefault="006A52BB" w:rsidP="006A52BB">
      <w:pPr>
        <w:spacing w:after="0" w:line="240" w:lineRule="auto"/>
        <w:ind w:firstLine="432"/>
        <w:jc w:val="both"/>
        <w:rPr>
          <w:rFonts w:ascii="Times New Roman" w:hAnsi="Times New Roman" w:cs="Times New Roman"/>
          <w:sz w:val="24"/>
          <w:szCs w:val="24"/>
          <w:lang w:val="sr-Latn-BA"/>
        </w:rPr>
      </w:pPr>
    </w:p>
    <w:p w:rsidR="006A52BB" w:rsidRDefault="006A52BB" w:rsidP="006A52BB">
      <w:pPr>
        <w:spacing w:after="0" w:line="240" w:lineRule="auto"/>
        <w:ind w:firstLine="432"/>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color w:val="17365D" w:themeColor="text2" w:themeShade="BF"/>
          <w:sz w:val="28"/>
          <w:szCs w:val="28"/>
        </w:rPr>
      </w:pPr>
    </w:p>
    <w:p w:rsidR="00A20D00"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pict>
          <v:shape id="Text Box 61" o:spid="_x0000_s1036" type="#_x0000_t202" style="position:absolute;left:0;text-align:left;margin-left:0;margin-top:2.5pt;width:449.25pt;height:60.7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buttonOk = document.getElementById(‘idButton’);</w:t>
                  </w:r>
                </w:p>
                <w:p w:rsidR="000D75C7" w:rsidRDefault="000D75C7" w:rsidP="00A20D00">
                  <w:pPr>
                    <w:spacing w:after="0" w:line="240" w:lineRule="auto"/>
                    <w:rPr>
                      <w:rFonts w:ascii="Courier New" w:hAnsi="Courier New" w:cs="Courier New"/>
                    </w:rPr>
                  </w:pPr>
                  <w:r>
                    <w:rPr>
                      <w:rFonts w:ascii="Courier New" w:hAnsi="Courier New" w:cs="Courier New"/>
                    </w:rPr>
                    <w:t>buttonOk.onclick = function(){</w:t>
                  </w:r>
                </w:p>
                <w:p w:rsidR="000D75C7" w:rsidRDefault="000D75C7" w:rsidP="00A20D00">
                  <w:pPr>
                    <w:spacing w:after="0" w:line="240" w:lineRule="auto"/>
                    <w:rPr>
                      <w:rFonts w:ascii="Courier New" w:hAnsi="Courier New" w:cs="Courier New"/>
                    </w:rPr>
                  </w:pPr>
                  <w:r>
                    <w:rPr>
                      <w:rFonts w:ascii="Courier New" w:hAnsi="Courier New" w:cs="Courier New"/>
                    </w:rPr>
                    <w:tab/>
                    <w:t>alert(‘button ok’);</w:t>
                  </w:r>
                </w:p>
                <w:p w:rsidR="000D75C7" w:rsidRPr="000E1B11"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62" o:spid="_x0000_s1037" type="#_x0000_t202" style="position:absolute;left:0;text-align:left;margin-left:0;margin-top:8.15pt;width:449.25pt;height:20.35pt;z-index:251717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4.3</w:t>
                  </w:r>
                  <w:r>
                    <w:rPr>
                      <w:rFonts w:ascii="Times New Roman" w:hAnsi="Times New Roman" w:cs="Times New Roman"/>
                      <w:i/>
                    </w:rPr>
                    <w:t xml:space="preserve"> – Primjer funkcije koja se poziva na događaj</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9F040F">
      <w:pPr>
        <w:spacing w:after="0" w:line="240" w:lineRule="auto"/>
        <w:jc w:val="both"/>
        <w:rPr>
          <w:rFonts w:ascii="Times New Roman" w:hAnsi="Times New Roman" w:cs="Times New Roman"/>
          <w:sz w:val="24"/>
          <w:szCs w:val="24"/>
        </w:rPr>
      </w:pPr>
    </w:p>
    <w:p w:rsidR="00A20D00" w:rsidRDefault="00A20D00" w:rsidP="009F040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U </w:t>
      </w:r>
      <w:r w:rsidRPr="003D6619">
        <w:rPr>
          <w:rFonts w:ascii="Times New Roman" w:hAnsi="Times New Roman" w:cs="Times New Roman"/>
          <w:i/>
          <w:sz w:val="24"/>
          <w:szCs w:val="24"/>
        </w:rPr>
        <w:t>JavaScript</w:t>
      </w:r>
      <w:r>
        <w:rPr>
          <w:rFonts w:ascii="Times New Roman" w:hAnsi="Times New Roman" w:cs="Times New Roman"/>
          <w:sz w:val="24"/>
          <w:szCs w:val="24"/>
        </w:rPr>
        <w:t>-u se za asinhrono i</w:t>
      </w:r>
      <w:r>
        <w:rPr>
          <w:rFonts w:ascii="Times New Roman" w:hAnsi="Times New Roman" w:cs="Times New Roman"/>
          <w:sz w:val="24"/>
          <w:szCs w:val="24"/>
          <w:lang w:val="sr-Latn-BA"/>
        </w:rPr>
        <w:t xml:space="preserve">zvršavanje i vraćanje povratne vrijednosti kada je rezultat spreman koriste još i </w:t>
      </w:r>
      <w:r w:rsidRPr="00604C34">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funkcije. </w:t>
      </w:r>
      <w:r w:rsidRPr="003D6619">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funkcije se izvršavaju nakon što se neka druga funkcija izvrši. Kako su funkcije u </w:t>
      </w:r>
      <w:r w:rsidRPr="003D6619">
        <w:rPr>
          <w:rFonts w:ascii="Times New Roman" w:hAnsi="Times New Roman" w:cs="Times New Roman"/>
          <w:i/>
          <w:sz w:val="24"/>
          <w:szCs w:val="24"/>
          <w:lang w:val="sr-Latn-BA"/>
        </w:rPr>
        <w:t>JavaScript</w:t>
      </w:r>
      <w:r>
        <w:rPr>
          <w:rFonts w:ascii="Times New Roman" w:hAnsi="Times New Roman" w:cs="Times New Roman"/>
          <w:sz w:val="24"/>
          <w:szCs w:val="24"/>
          <w:lang w:val="sr-Latn-BA"/>
        </w:rPr>
        <w:t xml:space="preserve">-u objekti prve klase, </w:t>
      </w:r>
      <w:r w:rsidRPr="003D6619">
        <w:rPr>
          <w:rFonts w:ascii="Times New Roman" w:hAnsi="Times New Roman" w:cs="Times New Roman"/>
          <w:i/>
          <w:sz w:val="24"/>
          <w:szCs w:val="24"/>
          <w:lang w:val="sr-Latn-BA"/>
        </w:rPr>
        <w:t>Callback</w:t>
      </w:r>
      <w:r w:rsidR="0016550D">
        <w:rPr>
          <w:rFonts w:ascii="Times New Roman" w:hAnsi="Times New Roman" w:cs="Times New Roman"/>
          <w:sz w:val="24"/>
          <w:szCs w:val="24"/>
          <w:lang w:val="sr-Latn-BA"/>
        </w:rPr>
        <w:t xml:space="preserve"> funkcija se </w:t>
      </w:r>
      <w:r>
        <w:rPr>
          <w:rFonts w:ascii="Times New Roman" w:hAnsi="Times New Roman" w:cs="Times New Roman"/>
          <w:sz w:val="24"/>
          <w:szCs w:val="24"/>
          <w:lang w:val="sr-Latn-BA"/>
        </w:rPr>
        <w:t xml:space="preserve">proslijeđuje kao argument nekoj drugoj funkciji iz koje će se </w:t>
      </w:r>
      <w:r w:rsidRPr="003D6619">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pozvati.</w:t>
      </w:r>
      <w:sdt>
        <w:sdtPr>
          <w:rPr>
            <w:rFonts w:ascii="Times New Roman" w:hAnsi="Times New Roman" w:cs="Times New Roman"/>
            <w:sz w:val="24"/>
            <w:szCs w:val="24"/>
            <w:lang w:val="sr-Latn-BA"/>
          </w:rPr>
          <w:id w:val="246466382"/>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MDN196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866DEB">
            <w:rPr>
              <w:rFonts w:ascii="Times New Roman" w:hAnsi="Times New Roman" w:cs="Times New Roman"/>
              <w:noProof/>
              <w:sz w:val="24"/>
              <w:szCs w:val="24"/>
            </w:rPr>
            <w:t>[</w:t>
          </w:r>
          <w:hyperlink w:anchor="MDN196" w:history="1">
            <w:r w:rsidRPr="00866DEB">
              <w:rPr>
                <w:rStyle w:val="HeaderChar"/>
                <w:rFonts w:ascii="Times New Roman" w:hAnsi="Times New Roman" w:cs="Times New Roman"/>
                <w:noProof/>
                <w:sz w:val="24"/>
                <w:szCs w:val="24"/>
              </w:rPr>
              <w:t>15</w:t>
            </w:r>
          </w:hyperlink>
          <w:r w:rsidRPr="00866DEB">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sidR="00D47624">
        <w:rPr>
          <w:rFonts w:ascii="Times New Roman" w:hAnsi="Times New Roman" w:cs="Times New Roman"/>
          <w:sz w:val="24"/>
          <w:szCs w:val="24"/>
          <w:lang w:val="sr-Latn-BA"/>
        </w:rPr>
        <w:t xml:space="preserve">  Na Slici 4.4 slijedi primjer.</w:t>
      </w:r>
    </w:p>
    <w:p w:rsidR="00A20D00" w:rsidRDefault="00A20D00" w:rsidP="009F040F">
      <w:pPr>
        <w:spacing w:after="0" w:line="240" w:lineRule="auto"/>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10" o:spid="_x0000_s1038" type="#_x0000_t202" style="position:absolute;left:0;text-align:left;margin-left:2.25pt;margin-top:.25pt;width:447pt;height:162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ab/>
                    <w:t>function greeting(name){</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alert(‘Hello ’ + 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Default="000D75C7" w:rsidP="00A20D00">
                  <w:pPr>
                    <w:spacing w:after="0" w:line="240" w:lineRule="auto"/>
                    <w:ind w:firstLine="720"/>
                    <w:rPr>
                      <w:rFonts w:ascii="Courier New" w:hAnsi="Courier New" w:cs="Courier New"/>
                    </w:rPr>
                  </w:pPr>
                </w:p>
                <w:p w:rsidR="000D75C7" w:rsidRDefault="000D75C7" w:rsidP="00A20D00">
                  <w:pPr>
                    <w:spacing w:after="0" w:line="240" w:lineRule="auto"/>
                    <w:ind w:firstLine="720"/>
                    <w:rPr>
                      <w:rFonts w:ascii="Courier New" w:hAnsi="Courier New" w:cs="Courier New"/>
                    </w:rPr>
                  </w:pPr>
                  <w:r>
                    <w:rPr>
                      <w:rFonts w:ascii="Courier New" w:hAnsi="Courier New" w:cs="Courier New"/>
                    </w:rPr>
                    <w:t>function processUserInput(callback){</w:t>
                  </w:r>
                </w:p>
                <w:p w:rsidR="000D75C7" w:rsidRDefault="000D75C7" w:rsidP="00A20D00">
                  <w:pPr>
                    <w:spacing w:after="0" w:line="240" w:lineRule="auto"/>
                    <w:ind w:firstLine="720"/>
                    <w:rPr>
                      <w:rFonts w:ascii="Courier New" w:hAnsi="Courier New" w:cs="Courier New"/>
                    </w:rPr>
                  </w:pPr>
                  <w:r>
                    <w:rPr>
                      <w:rFonts w:ascii="Courier New" w:hAnsi="Courier New" w:cs="Courier New"/>
                    </w:rPr>
                    <w:tab/>
                    <w:t>var name = prompt(‘Please enter your 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ab/>
                    <w:t>callback(name);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Default="000D75C7" w:rsidP="00A20D00">
                  <w:pPr>
                    <w:spacing w:after="0" w:line="240" w:lineRule="auto"/>
                    <w:ind w:firstLine="720"/>
                    <w:rPr>
                      <w:rFonts w:ascii="Courier New" w:hAnsi="Courier New" w:cs="Courier New"/>
                    </w:rPr>
                  </w:pPr>
                </w:p>
                <w:p w:rsidR="000D75C7" w:rsidRDefault="000D75C7" w:rsidP="00A20D00">
                  <w:pPr>
                    <w:spacing w:after="0" w:line="240" w:lineRule="auto"/>
                    <w:ind w:firstLine="720"/>
                    <w:rPr>
                      <w:rFonts w:ascii="Courier New" w:hAnsi="Courier New" w:cs="Courier New"/>
                    </w:rPr>
                  </w:pPr>
                  <w:r>
                    <w:rPr>
                      <w:rFonts w:ascii="Courier New" w:hAnsi="Courier New" w:cs="Courier New"/>
                    </w:rPr>
                    <w:t>processUserInput(greeting);</w:t>
                  </w:r>
                </w:p>
                <w:p w:rsidR="000D75C7" w:rsidRPr="00812185"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5" o:spid="_x0000_s1039" type="#_x0000_t202" style="position:absolute;left:0;text-align:left;margin-left:3pt;margin-top:1.45pt;width:446.25pt;height:20.35pt;z-index:2516674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4.4</w:t>
                  </w:r>
                  <w:r>
                    <w:rPr>
                      <w:rFonts w:ascii="Times New Roman" w:hAnsi="Times New Roman" w:cs="Times New Roman"/>
                      <w:i/>
                    </w:rPr>
                    <w:t xml:space="preserve"> – Primjer kreiranja i pozivanja Callback funkcije</w:t>
                  </w:r>
                </w:p>
              </w:txbxContent>
            </v:textbox>
          </v:shape>
        </w:pict>
      </w:r>
    </w:p>
    <w:p w:rsidR="00A20D00" w:rsidRDefault="00A20D00" w:rsidP="00A20D00">
      <w:pPr>
        <w:spacing w:after="0"/>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Default="00A20D00" w:rsidP="004131F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Default="00A20D00" w:rsidP="004131F9">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Prvo se izvršava funkcija </w:t>
      </w:r>
      <w:r w:rsidRPr="003D6619">
        <w:rPr>
          <w:rFonts w:ascii="Times New Roman" w:hAnsi="Times New Roman" w:cs="Times New Roman"/>
          <w:i/>
          <w:sz w:val="24"/>
          <w:szCs w:val="24"/>
        </w:rPr>
        <w:t>processUserInput</w:t>
      </w:r>
      <w:r w:rsidRPr="003D6619">
        <w:rPr>
          <w:rFonts w:ascii="Times New Roman" w:hAnsi="Times New Roman" w:cs="Times New Roman"/>
          <w:i/>
          <w:sz w:val="24"/>
          <w:szCs w:val="24"/>
          <w:lang w:val="sr-Latn-BA"/>
        </w:rPr>
        <w:t>()</w:t>
      </w:r>
      <w:r>
        <w:rPr>
          <w:rFonts w:ascii="Times New Roman" w:hAnsi="Times New Roman" w:cs="Times New Roman"/>
          <w:sz w:val="24"/>
          <w:szCs w:val="24"/>
          <w:lang w:val="sr-Latn-BA"/>
        </w:rPr>
        <w:t xml:space="preserve"> i kao argument joj se prosljeđuje </w:t>
      </w:r>
      <w:r w:rsidRPr="005539F0">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w:t>
      </w:r>
      <w:r w:rsidRPr="003D465D">
        <w:rPr>
          <w:rFonts w:ascii="Times New Roman" w:hAnsi="Times New Roman" w:cs="Times New Roman"/>
          <w:i/>
          <w:sz w:val="24"/>
          <w:szCs w:val="24"/>
        </w:rPr>
        <w:t>greeting</w:t>
      </w:r>
      <w:r>
        <w:rPr>
          <w:rFonts w:ascii="Times New Roman" w:hAnsi="Times New Roman" w:cs="Times New Roman"/>
          <w:sz w:val="24"/>
          <w:szCs w:val="24"/>
          <w:lang w:val="sr-Latn-BA"/>
        </w:rPr>
        <w:t xml:space="preserve">. Kada se prosljeđuje </w:t>
      </w:r>
      <w:r w:rsidRPr="005539F0">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kao argument, prosljeđuje se samo njena definicija. Funkcija </w:t>
      </w:r>
      <w:r w:rsidRPr="003D6619">
        <w:rPr>
          <w:rFonts w:ascii="Times New Roman" w:hAnsi="Times New Roman" w:cs="Times New Roman"/>
          <w:i/>
          <w:sz w:val="24"/>
          <w:szCs w:val="24"/>
        </w:rPr>
        <w:t>processUserInput</w:t>
      </w:r>
      <w:r w:rsidRPr="003D6619">
        <w:rPr>
          <w:rFonts w:ascii="Times New Roman" w:hAnsi="Times New Roman" w:cs="Times New Roman"/>
          <w:i/>
          <w:sz w:val="24"/>
          <w:szCs w:val="24"/>
          <w:lang w:val="sr-Latn-BA"/>
        </w:rPr>
        <w:t>()</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od korisnika zahtjeva unos imena. Kada korisnik unese ime, poziva se </w:t>
      </w:r>
      <w:r w:rsidRPr="003D465D">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i prosljeđuje joj se ime koje je upisano u varijablu </w:t>
      </w:r>
      <w:r w:rsidRPr="003D465D">
        <w:rPr>
          <w:rFonts w:ascii="Times New Roman" w:hAnsi="Times New Roman" w:cs="Times New Roman"/>
          <w:i/>
          <w:sz w:val="24"/>
          <w:szCs w:val="24"/>
          <w:lang w:val="sr-Latn-BA"/>
        </w:rPr>
        <w:t>name</w:t>
      </w:r>
      <w:r>
        <w:rPr>
          <w:rFonts w:ascii="Times New Roman" w:hAnsi="Times New Roman" w:cs="Times New Roman"/>
          <w:sz w:val="24"/>
          <w:szCs w:val="24"/>
          <w:lang w:val="sr-Latn-BA"/>
        </w:rPr>
        <w:t xml:space="preserve">. </w:t>
      </w:r>
    </w:p>
    <w:p w:rsidR="00A20D00" w:rsidRDefault="00A20D00" w:rsidP="004131F9">
      <w:pPr>
        <w:spacing w:after="0" w:line="240" w:lineRule="auto"/>
        <w:jc w:val="both"/>
        <w:rPr>
          <w:rFonts w:ascii="Times New Roman" w:hAnsi="Times New Roman" w:cs="Times New Roman"/>
          <w:sz w:val="24"/>
          <w:szCs w:val="24"/>
        </w:rPr>
      </w:pPr>
    </w:p>
    <w:p w:rsidR="00A20D00" w:rsidRDefault="00A20D00" w:rsidP="004131F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Pored </w:t>
      </w:r>
      <w:r w:rsidRPr="000A086B">
        <w:rPr>
          <w:rFonts w:ascii="Times New Roman" w:hAnsi="Times New Roman" w:cs="Times New Roman"/>
          <w:i/>
          <w:sz w:val="24"/>
          <w:szCs w:val="24"/>
        </w:rPr>
        <w:t>Callback</w:t>
      </w:r>
      <w:r>
        <w:rPr>
          <w:rFonts w:ascii="Times New Roman" w:hAnsi="Times New Roman" w:cs="Times New Roman"/>
          <w:sz w:val="24"/>
          <w:szCs w:val="24"/>
        </w:rPr>
        <w:t xml:space="preserve"> funkcija koriste se i </w:t>
      </w:r>
      <w:r w:rsidRPr="000A086B">
        <w:rPr>
          <w:rFonts w:ascii="Times New Roman" w:hAnsi="Times New Roman" w:cs="Times New Roman"/>
          <w:i/>
          <w:sz w:val="24"/>
          <w:szCs w:val="24"/>
        </w:rPr>
        <w:t>Promise</w:t>
      </w:r>
      <w:r>
        <w:rPr>
          <w:rFonts w:ascii="Times New Roman" w:hAnsi="Times New Roman" w:cs="Times New Roman"/>
          <w:sz w:val="24"/>
          <w:szCs w:val="24"/>
        </w:rPr>
        <w:t xml:space="preserve">-i. </w:t>
      </w:r>
      <w:r w:rsidRPr="000A086B">
        <w:rPr>
          <w:rFonts w:ascii="Times New Roman" w:hAnsi="Times New Roman" w:cs="Times New Roman"/>
          <w:i/>
          <w:sz w:val="24"/>
          <w:szCs w:val="24"/>
        </w:rPr>
        <w:t>Promise</w:t>
      </w:r>
      <w:r>
        <w:rPr>
          <w:rFonts w:ascii="Times New Roman" w:hAnsi="Times New Roman" w:cs="Times New Roman"/>
          <w:sz w:val="24"/>
          <w:szCs w:val="24"/>
        </w:rPr>
        <w:t xml:space="preserve"> je objekat koji predstavlja rezultat</w:t>
      </w:r>
      <w:r>
        <w:rPr>
          <w:rFonts w:ascii="Times New Roman" w:hAnsi="Times New Roman" w:cs="Times New Roman"/>
          <w:sz w:val="24"/>
          <w:szCs w:val="24"/>
          <w:lang w:val="sr-Latn-BA"/>
        </w:rPr>
        <w:t xml:space="preserve"> izvršavanja asinhrone operacije. Rezultat može biti status da li je operacija uspješno ili neuspješno izvršena.</w:t>
      </w:r>
      <w:sdt>
        <w:sdtPr>
          <w:rPr>
            <w:rFonts w:ascii="Times New Roman" w:hAnsi="Times New Roman" w:cs="Times New Roman"/>
            <w:sz w:val="24"/>
            <w:szCs w:val="24"/>
            <w:lang w:val="sr-Latn-BA"/>
          </w:rPr>
          <w:id w:val="-1260441951"/>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MDN197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866DEB">
            <w:rPr>
              <w:rFonts w:ascii="Times New Roman" w:hAnsi="Times New Roman" w:cs="Times New Roman"/>
              <w:noProof/>
              <w:sz w:val="24"/>
              <w:szCs w:val="24"/>
            </w:rPr>
            <w:t>[</w:t>
          </w:r>
          <w:hyperlink w:anchor="MDN197" w:history="1">
            <w:r w:rsidRPr="00866DEB">
              <w:rPr>
                <w:rStyle w:val="HeaderChar"/>
                <w:rFonts w:ascii="Times New Roman" w:hAnsi="Times New Roman" w:cs="Times New Roman"/>
                <w:noProof/>
                <w:sz w:val="24"/>
                <w:szCs w:val="24"/>
              </w:rPr>
              <w:t>16</w:t>
            </w:r>
          </w:hyperlink>
          <w:r w:rsidRPr="00866DEB">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p>
    <w:p w:rsidR="00A20D00" w:rsidRDefault="00A20D00" w:rsidP="004131F9">
      <w:pPr>
        <w:spacing w:after="0" w:line="240" w:lineRule="auto"/>
        <w:jc w:val="both"/>
        <w:rPr>
          <w:rFonts w:ascii="Times New Roman" w:hAnsi="Times New Roman" w:cs="Times New Roman"/>
          <w:sz w:val="24"/>
          <w:szCs w:val="24"/>
          <w:lang w:val="sr-Latn-BA"/>
        </w:rPr>
      </w:pPr>
    </w:p>
    <w:p w:rsidR="00A20D00" w:rsidRDefault="00A20D00" w:rsidP="004131F9">
      <w:pPr>
        <w:spacing w:after="0" w:line="240" w:lineRule="auto"/>
        <w:jc w:val="both"/>
        <w:rPr>
          <w:rFonts w:ascii="Times New Roman" w:hAnsi="Times New Roman" w:cs="Times New Roman"/>
          <w:i/>
          <w:sz w:val="24"/>
          <w:szCs w:val="24"/>
          <w:lang w:val="sr-Latn-BA"/>
        </w:rPr>
      </w:pPr>
      <w:r>
        <w:rPr>
          <w:rFonts w:ascii="Times New Roman" w:hAnsi="Times New Roman" w:cs="Times New Roman"/>
          <w:sz w:val="24"/>
          <w:szCs w:val="24"/>
          <w:lang w:val="sr-Latn-BA"/>
        </w:rPr>
        <w:tab/>
      </w:r>
      <w:r w:rsidRPr="00F378CF">
        <w:rPr>
          <w:rFonts w:ascii="Times New Roman" w:hAnsi="Times New Roman" w:cs="Times New Roman"/>
          <w:i/>
          <w:sz w:val="24"/>
          <w:szCs w:val="24"/>
          <w:lang w:val="sr-Latn-BA"/>
        </w:rPr>
        <w:t>Promise</w:t>
      </w:r>
      <w:r>
        <w:rPr>
          <w:rFonts w:ascii="Times New Roman" w:hAnsi="Times New Roman" w:cs="Times New Roman"/>
          <w:sz w:val="24"/>
          <w:szCs w:val="24"/>
          <w:lang w:val="sr-Latn-BA"/>
        </w:rPr>
        <w:t xml:space="preserve"> obezbjeđuje povezivanje rukovaoca sa uspješnim izvršavanjem ili neuspješnim izvršavanjem. Ovim se omogućava da asinhrona metoda vrati „obećanje“ da će vratiti vrijednost u nekom budućem trenutku. </w:t>
      </w:r>
      <w:r w:rsidRPr="00F378CF">
        <w:rPr>
          <w:rFonts w:ascii="Times New Roman" w:hAnsi="Times New Roman" w:cs="Times New Roman"/>
          <w:i/>
          <w:sz w:val="24"/>
          <w:szCs w:val="24"/>
          <w:lang w:val="sr-Latn-BA"/>
        </w:rPr>
        <w:t>Promise</w:t>
      </w:r>
      <w:r>
        <w:rPr>
          <w:rFonts w:ascii="Times New Roman" w:hAnsi="Times New Roman" w:cs="Times New Roman"/>
          <w:sz w:val="24"/>
          <w:szCs w:val="24"/>
          <w:lang w:val="sr-Latn-BA"/>
        </w:rPr>
        <w:t xml:space="preserve"> može da ima jedno od sljedeća tri stanja: </w:t>
      </w:r>
      <w:r w:rsidRPr="00F378CF">
        <w:rPr>
          <w:rFonts w:ascii="Times New Roman" w:hAnsi="Times New Roman" w:cs="Times New Roman"/>
          <w:i/>
          <w:sz w:val="24"/>
          <w:szCs w:val="24"/>
          <w:lang w:val="sr-Latn-BA"/>
        </w:rPr>
        <w:t>pe</w:t>
      </w:r>
      <w:r>
        <w:rPr>
          <w:rFonts w:ascii="Times New Roman" w:hAnsi="Times New Roman" w:cs="Times New Roman"/>
          <w:i/>
          <w:sz w:val="24"/>
          <w:szCs w:val="24"/>
          <w:lang w:val="sr-Latn-BA"/>
        </w:rPr>
        <w:t>n</w:t>
      </w:r>
      <w:r w:rsidRPr="00F378CF">
        <w:rPr>
          <w:rFonts w:ascii="Times New Roman" w:hAnsi="Times New Roman" w:cs="Times New Roman"/>
          <w:i/>
          <w:sz w:val="24"/>
          <w:szCs w:val="24"/>
          <w:lang w:val="sr-Latn-BA"/>
        </w:rPr>
        <w:t>ding</w:t>
      </w:r>
      <w:r>
        <w:rPr>
          <w:rFonts w:ascii="Times New Roman" w:hAnsi="Times New Roman" w:cs="Times New Roman"/>
          <w:sz w:val="24"/>
          <w:szCs w:val="24"/>
          <w:lang w:val="sr-Latn-BA"/>
        </w:rPr>
        <w:t xml:space="preserve"> – inicijalno stanje, </w:t>
      </w:r>
      <w:r w:rsidRPr="00F378CF">
        <w:rPr>
          <w:rFonts w:ascii="Times New Roman" w:hAnsi="Times New Roman" w:cs="Times New Roman"/>
          <w:i/>
          <w:sz w:val="24"/>
          <w:szCs w:val="24"/>
          <w:lang w:val="sr-Latn-BA"/>
        </w:rPr>
        <w:t>fulfilled</w:t>
      </w:r>
      <w:r>
        <w:rPr>
          <w:rFonts w:ascii="Times New Roman" w:hAnsi="Times New Roman" w:cs="Times New Roman"/>
          <w:sz w:val="24"/>
          <w:szCs w:val="24"/>
          <w:lang w:val="sr-Latn-BA"/>
        </w:rPr>
        <w:t xml:space="preserve"> – znači da je operacija uspješno izvršena, </w:t>
      </w:r>
      <w:r w:rsidRPr="00F378CF">
        <w:rPr>
          <w:rFonts w:ascii="Times New Roman" w:hAnsi="Times New Roman" w:cs="Times New Roman"/>
          <w:i/>
          <w:sz w:val="24"/>
          <w:szCs w:val="24"/>
          <w:lang w:val="sr-Latn-BA"/>
        </w:rPr>
        <w:t>rejected</w:t>
      </w:r>
      <w:r>
        <w:rPr>
          <w:rFonts w:ascii="Times New Roman" w:hAnsi="Times New Roman" w:cs="Times New Roman"/>
          <w:sz w:val="24"/>
          <w:szCs w:val="24"/>
          <w:lang w:val="sr-Latn-BA"/>
        </w:rPr>
        <w:t xml:space="preserve"> – označava da je operacija neuspješna. Kada se desi jedna od navedenih opcija, pridruženi rukovaoci koji su stavljeni u red čekanja </w:t>
      </w:r>
      <w:r>
        <w:rPr>
          <w:rFonts w:ascii="Times New Roman" w:hAnsi="Times New Roman" w:cs="Times New Roman"/>
          <w:i/>
          <w:sz w:val="24"/>
          <w:szCs w:val="24"/>
          <w:lang w:val="sr-Latn-BA"/>
        </w:rPr>
        <w:t>the</w:t>
      </w:r>
      <w:r w:rsidRPr="009202D5">
        <w:rPr>
          <w:rFonts w:ascii="Times New Roman" w:hAnsi="Times New Roman" w:cs="Times New Roman"/>
          <w:i/>
          <w:sz w:val="24"/>
          <w:szCs w:val="24"/>
          <w:lang w:val="sr-Latn-BA"/>
        </w:rPr>
        <w:t>n</w:t>
      </w:r>
      <w:r>
        <w:rPr>
          <w:rFonts w:ascii="Times New Roman" w:hAnsi="Times New Roman" w:cs="Times New Roman"/>
          <w:sz w:val="24"/>
          <w:szCs w:val="24"/>
          <w:lang w:val="sr-Latn-BA"/>
        </w:rPr>
        <w:t xml:space="preserve"> metode </w:t>
      </w:r>
      <w:r w:rsidRPr="00F378CF">
        <w:rPr>
          <w:rFonts w:ascii="Times New Roman" w:hAnsi="Times New Roman" w:cs="Times New Roman"/>
          <w:i/>
          <w:sz w:val="24"/>
          <w:szCs w:val="24"/>
          <w:lang w:val="sr-Latn-BA"/>
        </w:rPr>
        <w:t>Promise</w:t>
      </w:r>
      <w:r>
        <w:rPr>
          <w:rFonts w:ascii="Times New Roman" w:hAnsi="Times New Roman" w:cs="Times New Roman"/>
          <w:sz w:val="24"/>
          <w:szCs w:val="24"/>
          <w:lang w:val="sr-Latn-BA"/>
        </w:rPr>
        <w:t xml:space="preserve">-e se pozivaju. Na Slici 4.5 je primjer kreiranja i korištenja  </w:t>
      </w:r>
      <w:r w:rsidRPr="00F378CF">
        <w:rPr>
          <w:rFonts w:ascii="Times New Roman" w:hAnsi="Times New Roman" w:cs="Times New Roman"/>
          <w:i/>
          <w:sz w:val="24"/>
          <w:szCs w:val="24"/>
          <w:lang w:val="sr-Latn-BA"/>
        </w:rPr>
        <w:t>Promise</w:t>
      </w:r>
      <w:r>
        <w:rPr>
          <w:rFonts w:ascii="Times New Roman" w:hAnsi="Times New Roman" w:cs="Times New Roman"/>
          <w:i/>
          <w:sz w:val="24"/>
          <w:szCs w:val="24"/>
          <w:lang w:val="sr-Latn-BA"/>
        </w:rPr>
        <w:t xml:space="preserve">. </w:t>
      </w:r>
    </w:p>
    <w:p w:rsidR="000F2D16" w:rsidRDefault="000F2D16" w:rsidP="004131F9">
      <w:pPr>
        <w:spacing w:after="0" w:line="240" w:lineRule="auto"/>
        <w:jc w:val="both"/>
        <w:rPr>
          <w:rFonts w:ascii="Times New Roman" w:hAnsi="Times New Roman" w:cs="Times New Roman"/>
          <w:i/>
          <w:sz w:val="24"/>
          <w:szCs w:val="24"/>
          <w:lang w:val="sr-Latn-BA"/>
        </w:rPr>
      </w:pPr>
    </w:p>
    <w:p w:rsidR="000F2D16" w:rsidRDefault="000F2D16" w:rsidP="004131F9">
      <w:pPr>
        <w:spacing w:after="0" w:line="240" w:lineRule="auto"/>
        <w:jc w:val="both"/>
        <w:rPr>
          <w:rFonts w:ascii="Times New Roman" w:hAnsi="Times New Roman" w:cs="Times New Roman"/>
          <w:i/>
          <w:sz w:val="24"/>
          <w:szCs w:val="24"/>
          <w:lang w:val="sr-Latn-BA"/>
        </w:rPr>
      </w:pPr>
    </w:p>
    <w:p w:rsidR="00A20D00" w:rsidRPr="00D8791E" w:rsidRDefault="00A20D00" w:rsidP="004131F9">
      <w:pPr>
        <w:spacing w:after="0" w:line="240" w:lineRule="auto"/>
        <w:jc w:val="both"/>
        <w:rPr>
          <w:rFonts w:ascii="Times New Roman" w:hAnsi="Times New Roman" w:cs="Times New Roman"/>
          <w:i/>
          <w:sz w:val="24"/>
          <w:szCs w:val="24"/>
          <w:lang w:val="sr-Latn-BA"/>
        </w:rPr>
      </w:pPr>
    </w:p>
    <w:p w:rsidR="00A20D00"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pict>
          <v:shape id="Text Box 8" o:spid="_x0000_s1040" type="#_x0000_t202" style="position:absolute;left:0;text-align:left;margin-left:.75pt;margin-top:5.4pt;width:450pt;height:234.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" fillcolor="white [3201]" strokeweight=".5pt">
            <v:path arrowok="t"/>
            <v:textbox>
              <w:txbxContent>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var promise = new Promise((resolve, reject)</w:t>
                  </w:r>
                  <w:r>
                    <w:rPr>
                      <w:rFonts w:ascii="Courier New" w:hAnsi="Courier New" w:cs="Courier New"/>
                      <w:lang w:val="sr-Latn-BA"/>
                    </w:rPr>
                    <w:t xml:space="preserve">=&gt; </w:t>
                  </w:r>
                  <w:r w:rsidRPr="00363666">
                    <w:rPr>
                      <w:rFonts w:ascii="Courier New" w:hAnsi="Courier New" w:cs="Courier New"/>
                      <w:lang w:val="sr-Latn-BA"/>
                    </w:rPr>
                    <w:t>{</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ab/>
                    <w:t>mysql.getConnection((err, connection)</w:t>
                  </w:r>
                  <w:r>
                    <w:rPr>
                      <w:rFonts w:ascii="Courier New" w:hAnsi="Courier New" w:cs="Courier New"/>
                      <w:lang w:val="sr-Latn-BA"/>
                    </w:rPr>
                    <w:t xml:space="preserve">=&gt; </w:t>
                  </w:r>
                  <w:r w:rsidRPr="00363666">
                    <w:rPr>
                      <w:rFonts w:ascii="Courier New" w:hAnsi="Courier New" w:cs="Courier New"/>
                      <w:lang w:val="sr-Latn-BA"/>
                    </w:rPr>
                    <w:t>{</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ab/>
                  </w:r>
                  <w:r w:rsidRPr="00363666">
                    <w:rPr>
                      <w:rFonts w:ascii="Courier New" w:hAnsi="Courier New" w:cs="Courier New"/>
                      <w:lang w:val="sr-Latn-BA"/>
                    </w:rPr>
                    <w:tab/>
                    <w:t>if(err) reject(err);</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ab/>
                  </w:r>
                  <w:r w:rsidRPr="00363666">
                    <w:rPr>
                      <w:rFonts w:ascii="Courier New" w:hAnsi="Courier New" w:cs="Courier New"/>
                      <w:lang w:val="sr-Latn-BA"/>
                    </w:rPr>
                    <w:tab/>
                    <w:t>else{</w:t>
                  </w:r>
                </w:p>
                <w:p w:rsidR="000D75C7" w:rsidRPr="00363666" w:rsidRDefault="000D75C7" w:rsidP="00A20D00">
                  <w:pPr>
                    <w:spacing w:after="0" w:line="240" w:lineRule="auto"/>
                    <w:ind w:left="1440" w:firstLine="720"/>
                    <w:rPr>
                      <w:rFonts w:ascii="Courier New" w:hAnsi="Courier New" w:cs="Courier New"/>
                      <w:lang w:val="sr-Latn-BA"/>
                    </w:rPr>
                  </w:pPr>
                  <w:r w:rsidRPr="00363666">
                    <w:rPr>
                      <w:rFonts w:ascii="Courier New" w:hAnsi="Courier New" w:cs="Courier New"/>
                      <w:lang w:val="sr-Latn-BA"/>
                    </w:rPr>
                    <w:t>connection.query('SELECT * FROM restaurant', function(err, rows){</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ab/>
                  </w:r>
                  <w:r w:rsidRPr="00363666">
                    <w:rPr>
                      <w:rFonts w:ascii="Courier New" w:hAnsi="Courier New" w:cs="Courier New"/>
                      <w:lang w:val="sr-Latn-BA"/>
                    </w:rPr>
                    <w:tab/>
                  </w:r>
                  <w:r w:rsidRPr="00363666">
                    <w:rPr>
                      <w:rFonts w:ascii="Courier New" w:hAnsi="Courier New" w:cs="Courier New"/>
                      <w:lang w:val="sr-Latn-BA"/>
                    </w:rPr>
                    <w:tab/>
                    <w:t>resolve(JSON.stringify(rows));</w:t>
                  </w:r>
                </w:p>
                <w:p w:rsidR="000D75C7" w:rsidRPr="00363666" w:rsidRDefault="000D75C7" w:rsidP="00A20D00">
                  <w:pPr>
                    <w:spacing w:after="0" w:line="240" w:lineRule="auto"/>
                    <w:ind w:left="1440" w:firstLine="720"/>
                    <w:rPr>
                      <w:rFonts w:ascii="Courier New" w:hAnsi="Courier New" w:cs="Courier New"/>
                      <w:lang w:val="sr-Latn-BA"/>
                    </w:rPr>
                  </w:pPr>
                  <w:r w:rsidRPr="00363666">
                    <w:rPr>
                      <w:rFonts w:ascii="Courier New" w:hAnsi="Courier New" w:cs="Courier New"/>
                      <w:lang w:val="sr-Latn-BA"/>
                    </w:rPr>
                    <w:t>});</w:t>
                  </w:r>
                </w:p>
                <w:p w:rsidR="000D75C7" w:rsidRPr="00363666" w:rsidRDefault="000D75C7" w:rsidP="00A20D00">
                  <w:pPr>
                    <w:spacing w:after="0" w:line="240" w:lineRule="auto"/>
                    <w:ind w:left="720" w:firstLine="720"/>
                    <w:rPr>
                      <w:rFonts w:ascii="Courier New" w:hAnsi="Courier New" w:cs="Courier New"/>
                      <w:lang w:val="sr-Latn-BA"/>
                    </w:rPr>
                  </w:pPr>
                  <w:r w:rsidRPr="00363666">
                    <w:rPr>
                      <w:rFonts w:ascii="Courier New" w:hAnsi="Courier New" w:cs="Courier New"/>
                      <w:lang w:val="sr-Latn-BA"/>
                    </w:rPr>
                    <w:t>}</w:t>
                  </w:r>
                </w:p>
                <w:p w:rsidR="000D75C7" w:rsidRPr="00363666" w:rsidRDefault="000D75C7" w:rsidP="00A20D00">
                  <w:pPr>
                    <w:spacing w:after="0" w:line="240" w:lineRule="auto"/>
                    <w:ind w:firstLine="720"/>
                    <w:rPr>
                      <w:rFonts w:ascii="Courier New" w:hAnsi="Courier New" w:cs="Courier New"/>
                      <w:lang w:val="sr-Latn-BA"/>
                    </w:rPr>
                  </w:pPr>
                  <w:r w:rsidRPr="00363666">
                    <w:rPr>
                      <w:rFonts w:ascii="Courier New" w:hAnsi="Courier New" w:cs="Courier New"/>
                      <w:lang w:val="sr-Latn-BA"/>
                    </w:rPr>
                    <w:t>});</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w:t>
                  </w:r>
                </w:p>
                <w:p w:rsidR="000D75C7" w:rsidRPr="00363666" w:rsidRDefault="000D75C7" w:rsidP="00A20D00">
                  <w:pPr>
                    <w:spacing w:after="0" w:line="240" w:lineRule="auto"/>
                    <w:rPr>
                      <w:rFonts w:ascii="Courier New" w:hAnsi="Courier New" w:cs="Courier New"/>
                      <w:lang w:val="sr-Latn-BA"/>
                    </w:rPr>
                  </w:pP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promise.then(data=&gt;{</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lang w:val="sr-Latn-BA"/>
                    </w:rPr>
                    <w:tab/>
                    <w:t>console.log(data);</w:t>
                  </w:r>
                </w:p>
                <w:p w:rsidR="000D75C7" w:rsidRPr="00363666" w:rsidRDefault="000D75C7" w:rsidP="00A20D00">
                  <w:pPr>
                    <w:spacing w:after="0" w:line="240" w:lineRule="auto"/>
                    <w:rPr>
                      <w:rFonts w:ascii="Courier New" w:hAnsi="Courier New" w:cs="Courier New"/>
                    </w:rPr>
                  </w:pPr>
                  <w:r w:rsidRPr="00363666">
                    <w:rPr>
                      <w:rFonts w:ascii="Courier New" w:hAnsi="Courier New" w:cs="Courier New"/>
                      <w:lang w:val="sr-Latn-BA"/>
                    </w:rPr>
                    <w:t>}).catch</w:t>
                  </w:r>
                  <w:r w:rsidRPr="00363666">
                    <w:rPr>
                      <w:rFonts w:ascii="Courier New" w:hAnsi="Courier New" w:cs="Courier New"/>
                    </w:rPr>
                    <w:t>(еrr=&gt;{</w:t>
                  </w:r>
                </w:p>
                <w:p w:rsidR="000D75C7" w:rsidRPr="00363666" w:rsidRDefault="000D75C7" w:rsidP="00A20D00">
                  <w:pPr>
                    <w:spacing w:after="0" w:line="240" w:lineRule="auto"/>
                    <w:rPr>
                      <w:rFonts w:ascii="Courier New" w:hAnsi="Courier New" w:cs="Courier New"/>
                      <w:lang w:val="sr-Latn-BA"/>
                    </w:rPr>
                  </w:pPr>
                  <w:r w:rsidRPr="00363666">
                    <w:rPr>
                      <w:rFonts w:ascii="Courier New" w:hAnsi="Courier New" w:cs="Courier New"/>
                    </w:rPr>
                    <w:tab/>
                  </w:r>
                  <w:r w:rsidRPr="00363666">
                    <w:rPr>
                      <w:rFonts w:ascii="Courier New" w:hAnsi="Courier New" w:cs="Courier New"/>
                      <w:lang w:val="sr-Latn-BA"/>
                    </w:rPr>
                    <w:t>console.log(err);</w:t>
                  </w:r>
                </w:p>
                <w:p w:rsidR="000D75C7" w:rsidRPr="00363666" w:rsidRDefault="000D75C7" w:rsidP="00A20D00">
                  <w:pPr>
                    <w:spacing w:after="0" w:line="240" w:lineRule="auto"/>
                    <w:rPr>
                      <w:rFonts w:ascii="Courier New" w:hAnsi="Courier New" w:cs="Courier New"/>
                    </w:rPr>
                  </w:pPr>
                </w:p>
                <w:p w:rsidR="000D75C7" w:rsidRPr="00363666" w:rsidRDefault="000D75C7" w:rsidP="00A20D00">
                  <w:pPr>
                    <w:spacing w:after="0" w:line="240" w:lineRule="auto"/>
                    <w:rPr>
                      <w:rFonts w:ascii="Courier New" w:hAnsi="Courier New" w:cs="Courier New"/>
                    </w:rPr>
                  </w:pPr>
                  <w:r w:rsidRPr="00363666">
                    <w:rPr>
                      <w:rFonts w:ascii="Courier New" w:hAnsi="Courier New" w:cs="Courier New"/>
                    </w:rPr>
                    <w:t>})</w:t>
                  </w:r>
                </w:p>
                <w:p w:rsidR="000D75C7" w:rsidRPr="00363666" w:rsidRDefault="000D75C7" w:rsidP="00A20D00">
                  <w:pPr>
                    <w:spacing w:after="0" w:line="240" w:lineRule="auto"/>
                    <w:rPr>
                      <w:rFonts w:ascii="Courier New" w:hAnsi="Courier New" w:cs="Courier New"/>
                      <w:lang w:val="sr-Latn-BA"/>
                    </w:rPr>
                  </w:pPr>
                </w:p>
                <w:p w:rsidR="000D75C7" w:rsidRPr="00363666" w:rsidRDefault="000D75C7" w:rsidP="00A20D00">
                  <w:pPr>
                    <w:spacing w:after="0" w:line="240" w:lineRule="auto"/>
                    <w:rPr>
                      <w:rFonts w:ascii="Courier New" w:hAnsi="Courier New" w:cs="Courier New"/>
                      <w:lang w:val="sr-Latn-BA"/>
                    </w:rPr>
                  </w:pP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ind w:firstLine="432"/>
        <w:rPr>
          <w:lang w:val="sr-Latn-BA"/>
        </w:rPr>
      </w:pPr>
      <w:r>
        <w:rPr>
          <w:noProof/>
        </w:rPr>
        <w:pict>
          <v:shape id="Text Box 9" o:spid="_x0000_s1041" type="#_x0000_t202" style="position:absolute;left:0;text-align:left;margin-left:.75pt;margin-top:6.4pt;width:450pt;height:20.35pt;z-index:2516695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 xml:space="preserve">Slika </w:t>
                  </w:r>
                  <w:r>
                    <w:rPr>
                      <w:rFonts w:ascii="Times New Roman" w:hAnsi="Times New Roman" w:cs="Times New Roman"/>
                      <w:i/>
                    </w:rPr>
                    <w:t>4</w:t>
                  </w:r>
                  <w:r w:rsidRPr="00F8023F">
                    <w:rPr>
                      <w:rFonts w:ascii="Times New Roman" w:hAnsi="Times New Roman" w:cs="Times New Roman"/>
                      <w:i/>
                    </w:rPr>
                    <w:t>.5</w:t>
                  </w:r>
                  <w:r>
                    <w:rPr>
                      <w:rFonts w:ascii="Times New Roman" w:hAnsi="Times New Roman" w:cs="Times New Roman"/>
                      <w:i/>
                    </w:rPr>
                    <w:t xml:space="preserve"> – Primjer kreiraanja i pozivanja Promise</w:t>
                  </w:r>
                  <w:r w:rsidRPr="00F8023F">
                    <w:rPr>
                      <w:rFonts w:ascii="Times New Roman" w:hAnsi="Times New Roman" w:cs="Times New Roman"/>
                      <w:i/>
                      <w:noProof/>
                      <w:sz w:val="24"/>
                      <w:szCs w:val="24"/>
                    </w:rPr>
                    <w:t xml:space="preserve"> </w:t>
                  </w:r>
                </w:p>
              </w:txbxContent>
            </v:textbox>
          </v:shape>
        </w:pict>
      </w:r>
    </w:p>
    <w:p w:rsidR="00A20D00" w:rsidRDefault="00A20D00" w:rsidP="00A20D00">
      <w:pPr>
        <w:ind w:firstLine="432"/>
        <w:rPr>
          <w:lang w:val="sr-Latn-BA"/>
        </w:rPr>
      </w:pPr>
    </w:p>
    <w:p w:rsidR="00A20D00" w:rsidRDefault="00A20D00" w:rsidP="00A20D00">
      <w:pPr>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ind w:firstLine="432"/>
        <w:rPr>
          <w:lang w:val="sr-Latn-BA"/>
        </w:rPr>
      </w:pPr>
    </w:p>
    <w:p w:rsidR="00A20D00" w:rsidRDefault="00A20D00" w:rsidP="00A20D00">
      <w:pPr>
        <w:rPr>
          <w:lang w:val="sr-Latn-BA"/>
        </w:rPr>
      </w:pPr>
    </w:p>
    <w:p w:rsidR="003135E8" w:rsidRDefault="003135E8" w:rsidP="00A20D00">
      <w:pPr>
        <w:rPr>
          <w:lang w:val="sr-Latn-BA"/>
        </w:rPr>
      </w:pPr>
    </w:p>
    <w:p w:rsidR="003135E8" w:rsidRDefault="003135E8" w:rsidP="00A20D00">
      <w:pPr>
        <w:rPr>
          <w:lang w:val="sr-Latn-BA"/>
        </w:rPr>
      </w:pPr>
    </w:p>
    <w:p w:rsidR="00A20D00" w:rsidRDefault="00A20D00" w:rsidP="00A20D00">
      <w:pPr>
        <w:rPr>
          <w:lang w:val="sr-Latn-BA"/>
        </w:rPr>
      </w:pPr>
    </w:p>
    <w:p w:rsidR="00A20D00" w:rsidRPr="007F4F63" w:rsidRDefault="00A20D00" w:rsidP="003135E8">
      <w:pPr>
        <w:pStyle w:val="Heading1"/>
        <w:spacing w:line="240" w:lineRule="auto"/>
        <w:jc w:val="both"/>
        <w:rPr>
          <w:rFonts w:ascii="Times New Roman" w:hAnsi="Times New Roman" w:cs="Times New Roman"/>
          <w:lang w:val="sr-Latn-BA"/>
        </w:rPr>
      </w:pPr>
      <w:bookmarkStart w:id="9" w:name="_Toc9960905"/>
      <w:r w:rsidRPr="007F4F63">
        <w:rPr>
          <w:rFonts w:ascii="Times New Roman" w:hAnsi="Times New Roman" w:cs="Times New Roman"/>
          <w:lang w:val="sr-Latn-BA"/>
        </w:rPr>
        <w:lastRenderedPageBreak/>
        <w:t>Node.js</w:t>
      </w:r>
      <w:bookmarkEnd w:id="9"/>
    </w:p>
    <w:p w:rsidR="00A20D00" w:rsidRPr="00BD2B22" w:rsidRDefault="00A20D00" w:rsidP="003135E8">
      <w:pPr>
        <w:spacing w:after="0" w:line="240" w:lineRule="auto"/>
        <w:jc w:val="both"/>
        <w:rPr>
          <w:lang w:val="sr-Latn-BA"/>
        </w:rPr>
      </w:pPr>
    </w:p>
    <w:p w:rsidR="00A20D00" w:rsidRDefault="00A20D00" w:rsidP="003135E8">
      <w:pPr>
        <w:pStyle w:val="Heading2"/>
        <w:spacing w:line="240" w:lineRule="auto"/>
        <w:jc w:val="both"/>
        <w:rPr>
          <w:lang w:val="sr-Latn-BA"/>
        </w:rPr>
      </w:pPr>
      <w:bookmarkStart w:id="10" w:name="_Toc9960906"/>
      <w:r w:rsidRPr="007F4F63">
        <w:rPr>
          <w:rFonts w:ascii="Times New Roman" w:hAnsi="Times New Roman" w:cs="Times New Roman"/>
          <w:lang w:val="sr-Latn-BA"/>
        </w:rPr>
        <w:t>Uvod</w:t>
      </w:r>
      <w:bookmarkEnd w:id="10"/>
    </w:p>
    <w:p w:rsidR="00A20D00" w:rsidRDefault="00A20D00" w:rsidP="003135E8">
      <w:pPr>
        <w:spacing w:after="0" w:line="240" w:lineRule="auto"/>
        <w:jc w:val="both"/>
        <w:rPr>
          <w:lang w:val="sr-Latn-BA"/>
        </w:rPr>
      </w:pPr>
    </w:p>
    <w:p w:rsidR="00A20D00" w:rsidRDefault="00A20D00" w:rsidP="003135E8">
      <w:pPr>
        <w:spacing w:after="0" w:line="240" w:lineRule="auto"/>
        <w:ind w:firstLine="576"/>
        <w:jc w:val="both"/>
        <w:rPr>
          <w:rFonts w:ascii="Times New Roman" w:hAnsi="Times New Roman" w:cs="Times New Roman"/>
          <w:sz w:val="24"/>
          <w:szCs w:val="24"/>
          <w:lang w:val="sr-Latn-BA"/>
        </w:rPr>
      </w:pPr>
      <w:r w:rsidRPr="00536EA6">
        <w:rPr>
          <w:rFonts w:ascii="Times New Roman" w:hAnsi="Times New Roman" w:cs="Times New Roman"/>
          <w:i/>
          <w:sz w:val="24"/>
          <w:szCs w:val="24"/>
        </w:rPr>
        <w:t>Node.js</w:t>
      </w:r>
      <w:r>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je platforma</w:t>
      </w:r>
      <w:r>
        <w:rPr>
          <w:rFonts w:ascii="Times New Roman" w:hAnsi="Times New Roman" w:cs="Times New Roman"/>
          <w:sz w:val="24"/>
          <w:szCs w:val="24"/>
          <w:lang w:val="sr-Latn-BA"/>
        </w:rPr>
        <w:t xml:space="preserve"> za razvoj brzih i skalabilnih serverskih aplikacija baziran na </w:t>
      </w:r>
      <w:r w:rsidRPr="0042167A">
        <w:rPr>
          <w:rFonts w:ascii="Times New Roman" w:hAnsi="Times New Roman" w:cs="Times New Roman"/>
          <w:i/>
          <w:sz w:val="24"/>
          <w:szCs w:val="24"/>
          <w:lang w:val="sr-Latn-BA"/>
        </w:rPr>
        <w:t>JavaScript</w:t>
      </w:r>
      <w:r>
        <w:rPr>
          <w:rFonts w:ascii="Times New Roman" w:hAnsi="Times New Roman" w:cs="Times New Roman"/>
          <w:sz w:val="24"/>
          <w:szCs w:val="24"/>
          <w:lang w:val="sr-Latn-BA"/>
        </w:rPr>
        <w:t>-u.</w:t>
      </w:r>
      <w:sdt>
        <w:sdtPr>
          <w:rPr>
            <w:rFonts w:ascii="Times New Roman" w:hAnsi="Times New Roman" w:cs="Times New Roman"/>
            <w:sz w:val="24"/>
            <w:szCs w:val="24"/>
            <w:lang w:val="sr-Latn-BA"/>
          </w:rPr>
          <w:id w:val="-2006203378"/>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PTe13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C6519D">
            <w:rPr>
              <w:rFonts w:ascii="Times New Roman" w:hAnsi="Times New Roman" w:cs="Times New Roman"/>
              <w:noProof/>
              <w:sz w:val="24"/>
              <w:szCs w:val="24"/>
            </w:rPr>
            <w:t>[</w:t>
          </w:r>
          <w:hyperlink w:anchor="PTe13" w:history="1">
            <w:r w:rsidRPr="00C6519D">
              <w:rPr>
                <w:rStyle w:val="HeaderChar"/>
                <w:rFonts w:ascii="Times New Roman" w:hAnsi="Times New Roman" w:cs="Times New Roman"/>
                <w:noProof/>
                <w:sz w:val="24"/>
                <w:szCs w:val="24"/>
              </w:rPr>
              <w:t>17</w:t>
            </w:r>
          </w:hyperlink>
          <w:r w:rsidRPr="00C6519D">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r>
        <w:rPr>
          <w:rFonts w:ascii="Times New Roman" w:hAnsi="Times New Roman" w:cs="Times New Roman"/>
          <w:sz w:val="24"/>
          <w:szCs w:val="24"/>
          <w:lang w:val="sr-Latn-BA"/>
        </w:rPr>
        <w:t xml:space="preserve"> Dizajniran je tako da bude dobar za intezivne I/O aplikacije koje koriste </w:t>
      </w:r>
      <w:r w:rsidRPr="0056306A">
        <w:rPr>
          <w:rFonts w:ascii="Times New Roman" w:hAnsi="Times New Roman" w:cs="Times New Roman"/>
          <w:i/>
          <w:sz w:val="24"/>
          <w:szCs w:val="24"/>
          <w:lang w:val="sr-Latn-BA"/>
        </w:rPr>
        <w:t>event-driven</w:t>
      </w:r>
      <w:r>
        <w:rPr>
          <w:rFonts w:ascii="Times New Roman" w:hAnsi="Times New Roman" w:cs="Times New Roman"/>
          <w:sz w:val="24"/>
          <w:szCs w:val="24"/>
          <w:lang w:val="sr-Latn-BA"/>
        </w:rPr>
        <w:t xml:space="preserve"> arhitekturu.</w:t>
      </w:r>
      <w:r w:rsidR="00F93F59">
        <w:rPr>
          <w:rFonts w:ascii="Times New Roman" w:hAnsi="Times New Roman" w:cs="Times New Roman"/>
          <w:sz w:val="24"/>
          <w:szCs w:val="24"/>
        </w:rPr>
        <w:t xml:space="preserve"> </w:t>
      </w:r>
      <w:r w:rsidRPr="0056306A">
        <w:rPr>
          <w:rFonts w:ascii="Times New Roman" w:hAnsi="Times New Roman" w:cs="Times New Roman"/>
          <w:i/>
          <w:sz w:val="24"/>
          <w:szCs w:val="24"/>
          <w:lang w:val="sr-Latn-BA"/>
        </w:rPr>
        <w:t>Event-driven</w:t>
      </w:r>
      <w:r>
        <w:rPr>
          <w:rFonts w:ascii="Times New Roman" w:hAnsi="Times New Roman" w:cs="Times New Roman"/>
          <w:sz w:val="24"/>
          <w:szCs w:val="24"/>
          <w:lang w:val="sr-Latn-BA"/>
        </w:rPr>
        <w:t xml:space="preserve"> </w:t>
      </w:r>
      <w:r w:rsidR="006155F6">
        <w:rPr>
          <w:rFonts w:ascii="Times New Roman" w:hAnsi="Times New Roman" w:cs="Times New Roman"/>
          <w:sz w:val="24"/>
          <w:szCs w:val="24"/>
          <w:lang w:val="sr-Latn-BA"/>
        </w:rPr>
        <w:t>programiranje</w:t>
      </w:r>
      <w:r>
        <w:rPr>
          <w:rFonts w:ascii="Times New Roman" w:hAnsi="Times New Roman" w:cs="Times New Roman"/>
          <w:sz w:val="24"/>
          <w:szCs w:val="24"/>
          <w:lang w:val="sr-Latn-BA"/>
        </w:rPr>
        <w:t xml:space="preserve"> čini </w:t>
      </w:r>
      <w:r>
        <w:rPr>
          <w:rFonts w:ascii="Times New Roman" w:hAnsi="Times New Roman" w:cs="Times New Roman"/>
          <w:sz w:val="24"/>
          <w:szCs w:val="24"/>
        </w:rPr>
        <w:t>Node.js</w:t>
      </w:r>
      <w:r>
        <w:rPr>
          <w:rFonts w:ascii="Times New Roman" w:hAnsi="Times New Roman" w:cs="Times New Roman"/>
          <w:sz w:val="24"/>
          <w:szCs w:val="24"/>
          <w:lang w:val="sr-Latn-BA"/>
        </w:rPr>
        <w:t xml:space="preserve"> dobrim i efikasnim za izvršavanje aplikacija koje se u realnom vremenu pokreću na udaljenim uređajima.</w:t>
      </w:r>
      <w:sdt>
        <w:sdtPr>
          <w:rPr>
            <w:rFonts w:ascii="Times New Roman" w:hAnsi="Times New Roman" w:cs="Times New Roman"/>
            <w:sz w:val="24"/>
            <w:szCs w:val="24"/>
            <w:lang w:val="sr-Latn-BA"/>
          </w:rPr>
          <w:id w:val="-712803919"/>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CGa13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A9614A">
            <w:rPr>
              <w:rFonts w:ascii="Times New Roman" w:hAnsi="Times New Roman" w:cs="Times New Roman"/>
              <w:noProof/>
              <w:sz w:val="24"/>
              <w:szCs w:val="24"/>
            </w:rPr>
            <w:t>[</w:t>
          </w:r>
          <w:hyperlink w:anchor="CGa13" w:history="1">
            <w:r w:rsidRPr="00A9614A">
              <w:rPr>
                <w:rStyle w:val="HeaderChar"/>
                <w:rFonts w:ascii="Times New Roman" w:hAnsi="Times New Roman" w:cs="Times New Roman"/>
                <w:noProof/>
                <w:sz w:val="24"/>
                <w:szCs w:val="24"/>
              </w:rPr>
              <w:t>18</w:t>
            </w:r>
          </w:hyperlink>
          <w:r w:rsidRPr="00A9614A">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p>
    <w:p w:rsidR="00A20D00" w:rsidRDefault="00A20D00" w:rsidP="003135E8">
      <w:pPr>
        <w:spacing w:after="0" w:line="240" w:lineRule="auto"/>
        <w:jc w:val="both"/>
        <w:rPr>
          <w:rFonts w:ascii="Times New Roman" w:hAnsi="Times New Roman" w:cs="Times New Roman"/>
          <w:sz w:val="24"/>
          <w:szCs w:val="24"/>
          <w:lang w:val="sr-Latn-BA"/>
        </w:rPr>
      </w:pPr>
    </w:p>
    <w:p w:rsidR="00A20D00" w:rsidRDefault="00A20D00" w:rsidP="003135E8">
      <w:pPr>
        <w:spacing w:after="0" w:line="240" w:lineRule="auto"/>
        <w:ind w:firstLine="720"/>
        <w:jc w:val="both"/>
        <w:rPr>
          <w:rFonts w:ascii="Times New Roman" w:hAnsi="Times New Roman" w:cs="Times New Roman"/>
          <w:sz w:val="24"/>
          <w:szCs w:val="24"/>
        </w:rPr>
      </w:pPr>
      <w:r w:rsidRPr="00536EA6">
        <w:rPr>
          <w:rFonts w:ascii="Times New Roman" w:hAnsi="Times New Roman" w:cs="Times New Roman"/>
          <w:i/>
          <w:sz w:val="24"/>
          <w:szCs w:val="24"/>
        </w:rPr>
        <w:t>Node.js</w:t>
      </w:r>
      <w:r>
        <w:rPr>
          <w:rFonts w:ascii="Times New Roman" w:hAnsi="Times New Roman" w:cs="Times New Roman"/>
          <w:sz w:val="24"/>
          <w:szCs w:val="24"/>
          <w:lang w:val="sr-Latn-BA"/>
        </w:rPr>
        <w:t xml:space="preserve"> pokreće jednu nit i sve zahtjeve izvršava asinhrono. To znači da kada se desi događaj, poziva se </w:t>
      </w:r>
      <w:r w:rsidRPr="00CA4C61">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registrovana za taj događaj. Dok se čeka izvršavanje ove funkcije</w:t>
      </w:r>
      <w:r w:rsidRPr="002A529F">
        <w:rPr>
          <w:rFonts w:ascii="Times New Roman" w:hAnsi="Times New Roman" w:cs="Times New Roman"/>
          <w:sz w:val="24"/>
          <w:szCs w:val="24"/>
          <w:lang w:val="sr-Latn-BA"/>
        </w:rPr>
        <w:t xml:space="preserve">, sljedeći događaj ili </w:t>
      </w:r>
      <w:r>
        <w:rPr>
          <w:rFonts w:ascii="Times New Roman" w:hAnsi="Times New Roman" w:cs="Times New Roman"/>
          <w:sz w:val="24"/>
          <w:szCs w:val="24"/>
          <w:lang w:val="sr-Latn-BA"/>
        </w:rPr>
        <w:t>funkcija</w:t>
      </w:r>
      <w:r w:rsidRPr="002A529F">
        <w:rPr>
          <w:rFonts w:ascii="Times New Roman" w:hAnsi="Times New Roman" w:cs="Times New Roman"/>
          <w:sz w:val="24"/>
          <w:szCs w:val="24"/>
          <w:lang w:val="sr-Latn-BA"/>
        </w:rPr>
        <w:t xml:space="preserve"> je u redu za izvršavanje.</w:t>
      </w:r>
      <w:r>
        <w:rPr>
          <w:rFonts w:ascii="Times New Roman" w:hAnsi="Times New Roman" w:cs="Times New Roman"/>
          <w:sz w:val="24"/>
          <w:szCs w:val="24"/>
          <w:lang w:val="sr-Latn-BA"/>
        </w:rPr>
        <w:t xml:space="preserve"> Na serverskoj strani, događaji se mogu definisati kao </w:t>
      </w:r>
      <w:r>
        <w:rPr>
          <w:rFonts w:ascii="Times New Roman" w:hAnsi="Times New Roman" w:cs="Times New Roman"/>
          <w:sz w:val="24"/>
          <w:szCs w:val="24"/>
        </w:rPr>
        <w:t>asinhrone ulazno/izlazne (</w:t>
      </w:r>
      <w:r>
        <w:rPr>
          <w:rFonts w:ascii="Times New Roman" w:hAnsi="Times New Roman" w:cs="Times New Roman"/>
          <w:i/>
          <w:sz w:val="24"/>
          <w:szCs w:val="24"/>
        </w:rPr>
        <w:t>asynchronous I/O</w:t>
      </w:r>
      <w:r>
        <w:rPr>
          <w:rFonts w:ascii="Times New Roman" w:hAnsi="Times New Roman" w:cs="Times New Roman"/>
          <w:sz w:val="24"/>
          <w:szCs w:val="24"/>
        </w:rPr>
        <w:t>) poruke.</w:t>
      </w:r>
      <w:sdt>
        <w:sdtPr>
          <w:rPr>
            <w:rFonts w:ascii="Times New Roman" w:hAnsi="Times New Roman" w:cs="Times New Roman"/>
            <w:sz w:val="24"/>
            <w:szCs w:val="24"/>
          </w:rPr>
          <w:id w:val="762272889"/>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CIh13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9614A">
            <w:rPr>
              <w:rFonts w:ascii="Times New Roman" w:hAnsi="Times New Roman" w:cs="Times New Roman"/>
              <w:noProof/>
              <w:sz w:val="24"/>
              <w:szCs w:val="24"/>
            </w:rPr>
            <w:t>[</w:t>
          </w:r>
          <w:hyperlink w:anchor="CIh13" w:history="1">
            <w:r w:rsidRPr="00A9614A">
              <w:rPr>
                <w:rStyle w:val="HeaderChar"/>
                <w:rFonts w:ascii="Times New Roman" w:hAnsi="Times New Roman" w:cs="Times New Roman"/>
                <w:noProof/>
                <w:sz w:val="24"/>
                <w:szCs w:val="24"/>
              </w:rPr>
              <w:t>19</w:t>
            </w:r>
          </w:hyperlink>
          <w:r w:rsidRPr="00A9614A">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3135E8">
      <w:pPr>
        <w:spacing w:after="0" w:line="240" w:lineRule="auto"/>
        <w:ind w:firstLine="720"/>
        <w:jc w:val="both"/>
        <w:rPr>
          <w:rFonts w:ascii="Times New Roman" w:hAnsi="Times New Roman" w:cs="Times New Roman"/>
          <w:sz w:val="24"/>
          <w:szCs w:val="24"/>
          <w:lang w:val="sr-Latn-BA"/>
        </w:rPr>
      </w:pPr>
    </w:p>
    <w:p w:rsidR="00A20D00" w:rsidRDefault="00A20D00" w:rsidP="003135E8">
      <w:pPr>
        <w:spacing w:after="0" w:line="240" w:lineRule="auto"/>
        <w:ind w:firstLine="720"/>
        <w:jc w:val="both"/>
        <w:rPr>
          <w:rFonts w:ascii="Times New Roman" w:hAnsi="Times New Roman" w:cs="Times New Roman"/>
          <w:color w:val="17365D" w:themeColor="text2" w:themeShade="BF"/>
          <w:sz w:val="28"/>
          <w:szCs w:val="28"/>
        </w:rPr>
      </w:pPr>
      <w:r>
        <w:rPr>
          <w:rFonts w:ascii="Times New Roman" w:hAnsi="Times New Roman" w:cs="Times New Roman"/>
          <w:sz w:val="24"/>
          <w:szCs w:val="24"/>
          <w:lang w:val="sr-Latn-BA"/>
        </w:rPr>
        <w:t xml:space="preserve">Postoji više razloga zašto je </w:t>
      </w:r>
      <w:r w:rsidRPr="00CA4C61">
        <w:rPr>
          <w:rFonts w:ascii="Times New Roman" w:hAnsi="Times New Roman" w:cs="Times New Roman"/>
          <w:i/>
          <w:sz w:val="24"/>
          <w:szCs w:val="24"/>
        </w:rPr>
        <w:t>Node.js</w:t>
      </w:r>
      <w:r>
        <w:rPr>
          <w:rFonts w:ascii="Times New Roman" w:hAnsi="Times New Roman" w:cs="Times New Roman"/>
          <w:sz w:val="24"/>
          <w:szCs w:val="24"/>
          <w:lang w:val="sr-Latn-BA"/>
        </w:rPr>
        <w:t xml:space="preserve"> sve više pogodan za razvoj serverske strane. Jedan od njih je taj što je </w:t>
      </w:r>
      <w:r w:rsidRPr="00CA4C61">
        <w:rPr>
          <w:rFonts w:ascii="Times New Roman" w:hAnsi="Times New Roman" w:cs="Times New Roman"/>
          <w:i/>
          <w:sz w:val="24"/>
          <w:szCs w:val="24"/>
          <w:lang w:val="sr-Latn-BA"/>
        </w:rPr>
        <w:t>JavaScript</w:t>
      </w:r>
      <w:r>
        <w:rPr>
          <w:rFonts w:ascii="Times New Roman" w:hAnsi="Times New Roman" w:cs="Times New Roman"/>
          <w:sz w:val="24"/>
          <w:szCs w:val="24"/>
          <w:lang w:val="sr-Latn-BA"/>
        </w:rPr>
        <w:t xml:space="preserve"> najčešće korišten programski jezik web aplikacija, jednostavan je i osnovne funkcionalnosti su svedene na minimum. Još jedna od činjenica koja ide u prilog korištenju </w:t>
      </w:r>
      <w:r w:rsidRPr="00637033">
        <w:rPr>
          <w:rFonts w:ascii="Times New Roman" w:hAnsi="Times New Roman" w:cs="Times New Roman"/>
          <w:i/>
          <w:sz w:val="24"/>
          <w:szCs w:val="24"/>
          <w:lang w:val="sr-Latn-BA"/>
        </w:rPr>
        <w:t>Node.js</w:t>
      </w:r>
      <w:r>
        <w:rPr>
          <w:rFonts w:ascii="Times New Roman" w:hAnsi="Times New Roman" w:cs="Times New Roman"/>
          <w:sz w:val="24"/>
          <w:szCs w:val="24"/>
          <w:lang w:val="sr-Latn-BA"/>
        </w:rPr>
        <w:t xml:space="preserve">-a za razvoj serverske strane </w:t>
      </w:r>
      <w:r w:rsidRPr="00637033">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aplikacija je jednostavno preuzimanje i instaliranje, a zatim i pokretanje u svega nekoliko minuta.</w:t>
      </w:r>
    </w:p>
    <w:p w:rsidR="00A20D00" w:rsidRPr="00BD2B22" w:rsidRDefault="00A20D00" w:rsidP="003135E8">
      <w:pPr>
        <w:spacing w:after="0" w:line="240" w:lineRule="auto"/>
        <w:jc w:val="both"/>
        <w:rPr>
          <w:lang w:val="sr-Latn-BA"/>
        </w:rPr>
      </w:pPr>
    </w:p>
    <w:p w:rsidR="00A20D00" w:rsidRPr="007F4F63" w:rsidRDefault="00A20D00" w:rsidP="003135E8">
      <w:pPr>
        <w:pStyle w:val="Heading2"/>
        <w:spacing w:line="240" w:lineRule="auto"/>
        <w:jc w:val="both"/>
        <w:rPr>
          <w:rFonts w:ascii="Times New Roman" w:hAnsi="Times New Roman" w:cs="Times New Roman"/>
          <w:lang w:val="sr-Latn-BA"/>
        </w:rPr>
      </w:pPr>
      <w:bookmarkStart w:id="11" w:name="_Toc9960907"/>
      <w:r w:rsidRPr="007F4F63">
        <w:rPr>
          <w:rFonts w:ascii="Times New Roman" w:hAnsi="Times New Roman" w:cs="Times New Roman"/>
          <w:lang w:val="sr-Latn-BA"/>
        </w:rPr>
        <w:t>Event-Driven model programiranja</w:t>
      </w:r>
      <w:bookmarkEnd w:id="11"/>
    </w:p>
    <w:p w:rsidR="00A20D00" w:rsidRDefault="00A20D00" w:rsidP="003135E8">
      <w:pPr>
        <w:spacing w:after="0" w:line="240" w:lineRule="auto"/>
        <w:jc w:val="both"/>
        <w:rPr>
          <w:lang w:val="sr-Latn-BA"/>
        </w:rPr>
      </w:pPr>
    </w:p>
    <w:p w:rsidR="00A20D00" w:rsidRDefault="00A20D00" w:rsidP="00EF24EA">
      <w:pPr>
        <w:spacing w:after="0" w:line="240" w:lineRule="auto"/>
        <w:ind w:firstLine="576"/>
        <w:jc w:val="both"/>
        <w:rPr>
          <w:rFonts w:ascii="Times New Roman" w:hAnsi="Times New Roman" w:cs="Times New Roman"/>
          <w:sz w:val="24"/>
          <w:szCs w:val="24"/>
        </w:rPr>
      </w:pPr>
      <w:r w:rsidRPr="00CA4C61">
        <w:rPr>
          <w:rFonts w:ascii="Times New Roman" w:hAnsi="Times New Roman" w:cs="Times New Roman"/>
          <w:i/>
          <w:sz w:val="24"/>
          <w:szCs w:val="24"/>
        </w:rPr>
        <w:t>Event-Driven</w:t>
      </w:r>
      <w:r>
        <w:rPr>
          <w:rFonts w:ascii="Times New Roman" w:hAnsi="Times New Roman" w:cs="Times New Roman"/>
          <w:sz w:val="24"/>
          <w:szCs w:val="24"/>
        </w:rPr>
        <w:t xml:space="preserve"> programiranje predstavlja stil programiranja kod koga je tok izvršavanja programa određen događajima. Događajima se rukuje pomoću </w:t>
      </w:r>
      <w:r w:rsidRPr="00CA4C61">
        <w:rPr>
          <w:rFonts w:ascii="Times New Roman" w:hAnsi="Times New Roman" w:cs="Times New Roman"/>
          <w:i/>
          <w:sz w:val="24"/>
          <w:szCs w:val="24"/>
        </w:rPr>
        <w:t>callback</w:t>
      </w:r>
      <w:r>
        <w:rPr>
          <w:rFonts w:ascii="Times New Roman" w:hAnsi="Times New Roman" w:cs="Times New Roman"/>
          <w:sz w:val="24"/>
          <w:szCs w:val="24"/>
        </w:rPr>
        <w:t xml:space="preserve"> funkcija. Ovo je jedna od karakteristika koje definišu </w:t>
      </w:r>
      <w:r w:rsidRPr="00CA4C61">
        <w:rPr>
          <w:rFonts w:ascii="Times New Roman" w:hAnsi="Times New Roman" w:cs="Times New Roman"/>
          <w:i/>
          <w:sz w:val="24"/>
          <w:szCs w:val="24"/>
        </w:rPr>
        <w:t>Node.js</w:t>
      </w:r>
      <w:r>
        <w:rPr>
          <w:rFonts w:ascii="Times New Roman" w:hAnsi="Times New Roman" w:cs="Times New Roman"/>
          <w:sz w:val="24"/>
          <w:szCs w:val="24"/>
        </w:rPr>
        <w:t xml:space="preserve">. Na Slici 5.1 je prikazan poziv </w:t>
      </w:r>
      <w:r w:rsidRPr="00CA4C61">
        <w:rPr>
          <w:rFonts w:ascii="Times New Roman" w:hAnsi="Times New Roman" w:cs="Times New Roman"/>
          <w:i/>
          <w:sz w:val="24"/>
          <w:szCs w:val="24"/>
        </w:rPr>
        <w:t>callback</w:t>
      </w:r>
      <w:r>
        <w:rPr>
          <w:rFonts w:ascii="Times New Roman" w:hAnsi="Times New Roman" w:cs="Times New Roman"/>
          <w:sz w:val="24"/>
          <w:szCs w:val="24"/>
        </w:rPr>
        <w:t xml:space="preserve"> funkcij</w:t>
      </w:r>
      <w:r w:rsidR="004131F9">
        <w:rPr>
          <w:rFonts w:ascii="Times New Roman" w:hAnsi="Times New Roman" w:cs="Times New Roman"/>
          <w:sz w:val="24"/>
          <w:szCs w:val="24"/>
        </w:rPr>
        <w:t>e koja dobavlja podatke iz baze.</w:t>
      </w:r>
    </w:p>
    <w:p w:rsidR="00EF24EA" w:rsidRDefault="00EF24EA" w:rsidP="00EF24EA">
      <w:pPr>
        <w:spacing w:after="0" w:line="240" w:lineRule="auto"/>
        <w:ind w:firstLine="576"/>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 id="Text Box 15" o:spid="_x0000_s1042" type="#_x0000_t202" style="position:absolute;left:0;text-align:left;margin-left:.75pt;margin-top:7.35pt;width:452.25pt;height:234.7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lang w:val="sr-Latn-BA"/>
                    </w:rPr>
                    <w:t>function getRestaurants()</w:t>
                  </w: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ab/>
                    <w:t>database.getRestaurantsDB(function(data){</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console.log(data);</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//database</w:t>
                  </w:r>
                </w:p>
                <w:p w:rsidR="000D75C7" w:rsidRDefault="000D75C7" w:rsidP="00A20D00">
                  <w:pPr>
                    <w:spacing w:after="0" w:line="240" w:lineRule="auto"/>
                    <w:rPr>
                      <w:rFonts w:ascii="Courier New" w:hAnsi="Courier New" w:cs="Courier New"/>
                    </w:rPr>
                  </w:pPr>
                  <w:r>
                    <w:rPr>
                      <w:rFonts w:ascii="Courier New" w:hAnsi="Courier New" w:cs="Courier New"/>
                    </w:rPr>
                    <w:t>function getRestaurantsDB(callback){</w:t>
                  </w:r>
                </w:p>
                <w:p w:rsidR="000D75C7" w:rsidRPr="00363666" w:rsidRDefault="000D75C7" w:rsidP="00A20D00">
                  <w:pPr>
                    <w:spacing w:after="0" w:line="240" w:lineRule="auto"/>
                    <w:rPr>
                      <w:rFonts w:ascii="Courier New" w:hAnsi="Courier New" w:cs="Courier New"/>
                      <w:lang w:val="sr-Latn-BA"/>
                    </w:rPr>
                  </w:pPr>
                  <w:r>
                    <w:rPr>
                      <w:rFonts w:ascii="Courier New" w:hAnsi="Courier New" w:cs="Courier New"/>
                    </w:rPr>
                    <w:tab/>
                  </w:r>
                  <w:r w:rsidRPr="00363666">
                    <w:rPr>
                      <w:rFonts w:ascii="Courier New" w:hAnsi="Courier New" w:cs="Courier New"/>
                      <w:lang w:val="sr-Latn-BA"/>
                    </w:rPr>
                    <w:t>mysql.getConnection(function(err, connection){</w:t>
                  </w:r>
                </w:p>
                <w:p w:rsidR="000D75C7" w:rsidRDefault="000D75C7" w:rsidP="00A20D00">
                  <w:pPr>
                    <w:spacing w:after="0" w:line="240" w:lineRule="auto"/>
                    <w:rPr>
                      <w:rFonts w:ascii="Courier New" w:hAnsi="Courier New" w:cs="Courier New"/>
                    </w:rPr>
                  </w:pPr>
                  <w:r w:rsidRPr="00363666">
                    <w:rPr>
                      <w:rFonts w:ascii="Courier New" w:hAnsi="Courier New" w:cs="Courier New"/>
                      <w:lang w:val="sr-Latn-BA"/>
                    </w:rPr>
                    <w:tab/>
                  </w:r>
                  <w:r w:rsidRPr="00363666">
                    <w:rPr>
                      <w:rFonts w:ascii="Courier New" w:hAnsi="Courier New" w:cs="Courier New"/>
                      <w:lang w:val="sr-Latn-BA"/>
                    </w:rPr>
                    <w:tab/>
                    <w:t>if(err)</w:t>
                  </w:r>
                  <w:r>
                    <w:rPr>
                      <w:rFonts w:ascii="Courier New" w:hAnsi="Courier New" w:cs="Courier New"/>
                      <w:lang w:val="sr-Latn-BA"/>
                    </w:rPr>
                    <w:t xml:space="preserve"> </w:t>
                  </w:r>
                  <w:r>
                    <w:rPr>
                      <w:rFonts w:ascii="Courier New" w:hAnsi="Courier New" w:cs="Courier New"/>
                    </w:rPr>
                    <w:t>callback(err);</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else{</w:t>
                  </w:r>
                </w:p>
                <w:p w:rsidR="000D75C7" w:rsidRDefault="000D75C7" w:rsidP="00A20D00">
                  <w:pPr>
                    <w:spacing w:after="0" w:line="240" w:lineRule="auto"/>
                    <w:rPr>
                      <w:rFonts w:ascii="Courier New" w:hAnsi="Courier New" w:cs="Courier New"/>
                      <w:lang w:val="sr-Latn-BA"/>
                    </w:rPr>
                  </w:pPr>
                  <w:r>
                    <w:rPr>
                      <w:rFonts w:ascii="Courier New" w:hAnsi="Courier New" w:cs="Courier New"/>
                    </w:rPr>
                    <w:tab/>
                  </w:r>
                  <w:r>
                    <w:rPr>
                      <w:rFonts w:ascii="Courier New" w:hAnsi="Courier New" w:cs="Courier New"/>
                    </w:rPr>
                    <w:tab/>
                  </w:r>
                  <w:r>
                    <w:rPr>
                      <w:rFonts w:ascii="Courier New" w:hAnsi="Courier New" w:cs="Courier New"/>
                    </w:rPr>
                    <w:tab/>
                  </w:r>
                  <w:r w:rsidRPr="00363666">
                    <w:rPr>
                      <w:rFonts w:ascii="Courier New" w:hAnsi="Courier New" w:cs="Courier New"/>
                      <w:lang w:val="sr-Latn-BA"/>
                    </w:rPr>
                    <w:t>connection</w:t>
                  </w:r>
                  <w:r>
                    <w:rPr>
                      <w:rFonts w:ascii="Courier New" w:hAnsi="Courier New" w:cs="Courier New"/>
                      <w:lang w:val="sr-Latn-BA"/>
                    </w:rPr>
                    <w:t>.query('SELECT * FROM restaurants',</w:t>
                  </w:r>
                </w:p>
                <w:p w:rsidR="000D75C7" w:rsidRDefault="000D75C7" w:rsidP="00A20D00">
                  <w:pPr>
                    <w:spacing w:after="0" w:line="240" w:lineRule="auto"/>
                    <w:ind w:left="1440" w:firstLine="720"/>
                    <w:rPr>
                      <w:rFonts w:ascii="Courier New" w:hAnsi="Courier New" w:cs="Courier New"/>
                      <w:lang w:val="sr-Latn-BA"/>
                    </w:rPr>
                  </w:pPr>
                  <w:r>
                    <w:rPr>
                      <w:rFonts w:ascii="Courier New" w:hAnsi="Courier New" w:cs="Courier New"/>
                      <w:lang w:val="sr-Latn-BA"/>
                    </w:rPr>
                    <w:t>function(err, rows){</w:t>
                  </w:r>
                </w:p>
                <w:p w:rsidR="000D75C7" w:rsidRDefault="000D75C7" w:rsidP="00A20D00">
                  <w:pPr>
                    <w:spacing w:after="0" w:line="240" w:lineRule="auto"/>
                    <w:ind w:left="1440" w:firstLine="720"/>
                    <w:rPr>
                      <w:rFonts w:ascii="Courier New" w:hAnsi="Courier New" w:cs="Courier New"/>
                      <w:lang w:val="sr-Latn-BA"/>
                    </w:rPr>
                  </w:pPr>
                  <w:r>
                    <w:rPr>
                      <w:rFonts w:ascii="Courier New" w:hAnsi="Courier New" w:cs="Courier New"/>
                      <w:lang w:val="sr-Latn-BA"/>
                    </w:rPr>
                    <w:tab/>
                    <w:t>callback(rows);</w:t>
                  </w:r>
                </w:p>
                <w:p w:rsidR="000D75C7" w:rsidRDefault="000D75C7" w:rsidP="00A20D00">
                  <w:pPr>
                    <w:spacing w:after="0" w:line="240" w:lineRule="auto"/>
                    <w:ind w:left="1440" w:firstLine="720"/>
                    <w:rPr>
                      <w:rFonts w:ascii="Courier New" w:hAnsi="Courier New" w:cs="Courier New"/>
                    </w:rPr>
                  </w:pPr>
                  <w:r>
                    <w:rPr>
                      <w:rFonts w:ascii="Courier New" w:hAnsi="Courier New" w:cs="Courier New"/>
                      <w:lang w:val="sr-Latn-BA"/>
                    </w:rPr>
                    <w:t>})</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ab/>
                    <w:t>})</w:t>
                  </w:r>
                </w:p>
                <w:p w:rsidR="000D75C7" w:rsidRPr="00937B51"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txbxContent>
            </v:textbox>
          </v:shape>
        </w:pict>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noProof/>
        </w:rPr>
        <w:pict>
          <v:shape id="Text Box 7" o:spid="_x0000_s1043" type="#_x0000_t202" style="position:absolute;left:0;text-align:left;margin-left:.75pt;margin-top:12.05pt;width:452.25pt;height:20.35pt;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5.1</w:t>
                  </w:r>
                  <w:r>
                    <w:rPr>
                      <w:rFonts w:ascii="Times New Roman" w:hAnsi="Times New Roman" w:cs="Times New Roman"/>
                      <w:i/>
                    </w:rPr>
                    <w:t xml:space="preserve"> – Primjer Callback funkcije u kojoj se kreira upit na bazu</w:t>
                  </w:r>
                </w:p>
              </w:txbxContent>
            </v:textbox>
          </v:shape>
        </w:pict>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377C4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lang w:val="sr-Latn-BA"/>
        </w:rPr>
        <w:lastRenderedPageBreak/>
        <w:t xml:space="preserve">Unutar </w:t>
      </w:r>
      <w:r w:rsidRPr="00D0500B">
        <w:rPr>
          <w:rFonts w:ascii="Times New Roman" w:hAnsi="Times New Roman" w:cs="Times New Roman"/>
          <w:i/>
          <w:sz w:val="24"/>
          <w:szCs w:val="24"/>
          <w:lang w:val="sr-Latn-BA"/>
        </w:rPr>
        <w:t>getRestaurants()</w:t>
      </w:r>
      <w:r>
        <w:rPr>
          <w:rFonts w:ascii="Times New Roman" w:hAnsi="Times New Roman" w:cs="Times New Roman"/>
          <w:sz w:val="24"/>
          <w:szCs w:val="24"/>
          <w:lang w:val="sr-Latn-BA"/>
        </w:rPr>
        <w:t xml:space="preserve"> poziva se funkcija </w:t>
      </w:r>
      <w:r w:rsidRPr="00D0500B">
        <w:rPr>
          <w:rFonts w:ascii="Times New Roman" w:hAnsi="Times New Roman" w:cs="Times New Roman"/>
          <w:i/>
          <w:sz w:val="24"/>
          <w:szCs w:val="24"/>
          <w:lang w:val="sr-Latn-BA"/>
        </w:rPr>
        <w:t>getRestaurantsDB()</w:t>
      </w:r>
      <w:r>
        <w:rPr>
          <w:rFonts w:ascii="Times New Roman" w:hAnsi="Times New Roman" w:cs="Times New Roman"/>
          <w:sz w:val="24"/>
          <w:szCs w:val="24"/>
          <w:lang w:val="sr-Latn-BA"/>
        </w:rPr>
        <w:t xml:space="preserve"> i kao argument joj se prosljeđuje </w:t>
      </w:r>
      <w:r w:rsidRPr="005539F0">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w:t>
      </w:r>
      <w:r w:rsidRPr="00D0500B">
        <w:rPr>
          <w:rFonts w:ascii="Times New Roman" w:hAnsi="Times New Roman" w:cs="Times New Roman"/>
          <w:i/>
          <w:sz w:val="24"/>
          <w:szCs w:val="24"/>
          <w:lang w:val="sr-Latn-BA"/>
        </w:rPr>
        <w:t>function(data)</w:t>
      </w:r>
      <w:r>
        <w:rPr>
          <w:rFonts w:ascii="Times New Roman" w:hAnsi="Times New Roman" w:cs="Times New Roman"/>
          <w:sz w:val="24"/>
          <w:szCs w:val="24"/>
          <w:lang w:val="sr-Latn-BA"/>
        </w:rPr>
        <w:t xml:space="preserve">. Funkcija </w:t>
      </w:r>
      <w:r w:rsidRPr="00D0500B">
        <w:rPr>
          <w:rFonts w:ascii="Times New Roman" w:hAnsi="Times New Roman" w:cs="Times New Roman"/>
          <w:i/>
          <w:sz w:val="24"/>
          <w:szCs w:val="24"/>
          <w:lang w:val="sr-Latn-BA"/>
        </w:rPr>
        <w:t>getRestaurantsDB()</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izvršava upit nad bazom, ukoliko je došlo do greške pozvaće se </w:t>
      </w:r>
      <w:r w:rsidRPr="005539F0">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i kao argument se prosljeđuje </w:t>
      </w:r>
      <w:r w:rsidRPr="008030D5">
        <w:rPr>
          <w:rFonts w:ascii="Times New Roman" w:hAnsi="Times New Roman" w:cs="Times New Roman"/>
          <w:i/>
          <w:sz w:val="24"/>
          <w:szCs w:val="24"/>
          <w:lang w:val="sr-Latn-BA"/>
        </w:rPr>
        <w:t>err</w:t>
      </w:r>
      <w:r>
        <w:rPr>
          <w:rFonts w:ascii="Times New Roman" w:hAnsi="Times New Roman" w:cs="Times New Roman"/>
          <w:sz w:val="24"/>
          <w:szCs w:val="24"/>
          <w:lang w:val="sr-Latn-BA"/>
        </w:rPr>
        <w:t xml:space="preserve"> (greška nastala pri izvršavanju funkcije </w:t>
      </w:r>
      <w:r w:rsidRPr="008030D5">
        <w:rPr>
          <w:rFonts w:ascii="Times New Roman" w:hAnsi="Times New Roman" w:cs="Times New Roman"/>
          <w:i/>
          <w:sz w:val="24"/>
          <w:szCs w:val="24"/>
          <w:lang w:val="sr-Latn-BA"/>
        </w:rPr>
        <w:t>getConnection</w:t>
      </w:r>
      <w:r>
        <w:rPr>
          <w:rFonts w:ascii="Times New Roman" w:hAnsi="Times New Roman" w:cs="Times New Roman"/>
          <w:sz w:val="24"/>
          <w:szCs w:val="24"/>
          <w:lang w:val="sr-Latn-BA"/>
        </w:rPr>
        <w:t xml:space="preserve">). U slučaju da je upit uspješan, funkciji </w:t>
      </w:r>
      <w:r w:rsidRPr="005539F0">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se kao argument prosljeđuje </w:t>
      </w:r>
      <w:r w:rsidRPr="008030D5">
        <w:rPr>
          <w:rFonts w:ascii="Times New Roman" w:hAnsi="Times New Roman" w:cs="Times New Roman"/>
          <w:i/>
          <w:sz w:val="24"/>
          <w:szCs w:val="24"/>
          <w:lang w:val="sr-Latn-BA"/>
        </w:rPr>
        <w:t>rows</w:t>
      </w:r>
      <w:r>
        <w:rPr>
          <w:rFonts w:ascii="Times New Roman" w:hAnsi="Times New Roman" w:cs="Times New Roman"/>
          <w:sz w:val="24"/>
          <w:szCs w:val="24"/>
          <w:lang w:val="sr-Latn-BA"/>
        </w:rPr>
        <w:t xml:space="preserve"> (rekordi koji se dobiju izvršavanjem upita). U oba slučaja, po pozivu, funkcija </w:t>
      </w:r>
      <w:r w:rsidRPr="0025184B">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će ispisati prosljeđeni argument (</w:t>
      </w:r>
      <w:r w:rsidRPr="005539F0">
        <w:rPr>
          <w:rFonts w:ascii="Times New Roman" w:hAnsi="Times New Roman" w:cs="Times New Roman"/>
          <w:i/>
          <w:sz w:val="24"/>
          <w:szCs w:val="24"/>
          <w:lang w:val="sr-Latn-BA"/>
        </w:rPr>
        <w:t>err</w:t>
      </w:r>
      <w:r>
        <w:rPr>
          <w:rFonts w:ascii="Times New Roman" w:hAnsi="Times New Roman" w:cs="Times New Roman"/>
          <w:sz w:val="24"/>
          <w:szCs w:val="24"/>
          <w:lang w:val="sr-Latn-BA"/>
        </w:rPr>
        <w:t xml:space="preserve"> ili </w:t>
      </w:r>
      <w:r w:rsidRPr="005539F0">
        <w:rPr>
          <w:rFonts w:ascii="Times New Roman" w:hAnsi="Times New Roman" w:cs="Times New Roman"/>
          <w:i/>
          <w:sz w:val="24"/>
          <w:szCs w:val="24"/>
          <w:lang w:val="sr-Latn-BA"/>
        </w:rPr>
        <w:t>rows</w:t>
      </w:r>
      <w:r>
        <w:rPr>
          <w:rFonts w:ascii="Times New Roman" w:hAnsi="Times New Roman" w:cs="Times New Roman"/>
          <w:sz w:val="24"/>
          <w:szCs w:val="24"/>
          <w:lang w:val="sr-Latn-BA"/>
        </w:rPr>
        <w:t>).</w:t>
      </w:r>
    </w:p>
    <w:p w:rsidR="00A20D00" w:rsidRDefault="00A20D00" w:rsidP="00377C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377C4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Kod </w:t>
      </w:r>
      <w:r w:rsidRPr="00CA4C61">
        <w:rPr>
          <w:rFonts w:ascii="Times New Roman" w:hAnsi="Times New Roman" w:cs="Times New Roman"/>
          <w:i/>
          <w:sz w:val="24"/>
          <w:szCs w:val="24"/>
        </w:rPr>
        <w:t>Event-Driven</w:t>
      </w:r>
      <w:r>
        <w:rPr>
          <w:rFonts w:ascii="Times New Roman" w:hAnsi="Times New Roman" w:cs="Times New Roman"/>
          <w:sz w:val="24"/>
          <w:szCs w:val="24"/>
        </w:rPr>
        <w:t xml:space="preserve"> modela programiranja trenutni proces ne blokira I/O operacije, pa se zbog toga može pojaviti više I/O operacija u paraleli za koje će biti pozvane odgovarajuće </w:t>
      </w:r>
      <w:r w:rsidRPr="00CA4C61">
        <w:rPr>
          <w:rFonts w:ascii="Times New Roman" w:hAnsi="Times New Roman" w:cs="Times New Roman"/>
          <w:i/>
          <w:sz w:val="24"/>
          <w:szCs w:val="24"/>
        </w:rPr>
        <w:t>callback</w:t>
      </w:r>
      <w:r>
        <w:rPr>
          <w:rFonts w:ascii="Times New Roman" w:hAnsi="Times New Roman" w:cs="Times New Roman"/>
          <w:sz w:val="24"/>
          <w:szCs w:val="24"/>
        </w:rPr>
        <w:t xml:space="preserve"> funkcije.</w:t>
      </w:r>
    </w:p>
    <w:p w:rsidR="00A20D00" w:rsidRDefault="00A20D00" w:rsidP="00377C47">
      <w:pPr>
        <w:spacing w:after="0" w:line="240" w:lineRule="auto"/>
        <w:ind w:firstLine="720"/>
        <w:jc w:val="both"/>
        <w:rPr>
          <w:rFonts w:ascii="Times New Roman" w:hAnsi="Times New Roman" w:cs="Times New Roman"/>
          <w:sz w:val="24"/>
          <w:szCs w:val="24"/>
        </w:rPr>
      </w:pPr>
    </w:p>
    <w:p w:rsidR="00A20D00" w:rsidRPr="00CD23EA" w:rsidRDefault="00A20D00" w:rsidP="00377C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CA4C61">
        <w:rPr>
          <w:rFonts w:ascii="Times New Roman" w:hAnsi="Times New Roman" w:cs="Times New Roman"/>
          <w:i/>
          <w:sz w:val="24"/>
          <w:szCs w:val="24"/>
        </w:rPr>
        <w:t>Event-Driven</w:t>
      </w:r>
      <w:r>
        <w:rPr>
          <w:rFonts w:ascii="Times New Roman" w:hAnsi="Times New Roman" w:cs="Times New Roman"/>
          <w:sz w:val="24"/>
          <w:szCs w:val="24"/>
        </w:rPr>
        <w:t xml:space="preserve"> </w:t>
      </w:r>
      <w:r w:rsidRPr="00D361F1">
        <w:rPr>
          <w:rFonts w:ascii="Times New Roman" w:hAnsi="Times New Roman" w:cs="Times New Roman"/>
          <w:sz w:val="24"/>
          <w:szCs w:val="24"/>
        </w:rPr>
        <w:t xml:space="preserve">stil programiranja praćen je </w:t>
      </w:r>
      <w:r w:rsidRPr="00D361F1">
        <w:rPr>
          <w:rFonts w:ascii="Times New Roman" w:hAnsi="Times New Roman" w:cs="Times New Roman"/>
          <w:i/>
          <w:sz w:val="24"/>
          <w:szCs w:val="24"/>
        </w:rPr>
        <w:t>event-loop</w:t>
      </w:r>
      <w:r>
        <w:rPr>
          <w:rFonts w:ascii="Times New Roman" w:hAnsi="Times New Roman" w:cs="Times New Roman"/>
          <w:sz w:val="24"/>
          <w:szCs w:val="24"/>
        </w:rPr>
        <w:t xml:space="preserve">-om. </w:t>
      </w:r>
      <w:r w:rsidRPr="00D361F1">
        <w:rPr>
          <w:rFonts w:ascii="Times New Roman" w:hAnsi="Times New Roman" w:cs="Times New Roman"/>
          <w:i/>
          <w:sz w:val="24"/>
          <w:szCs w:val="24"/>
        </w:rPr>
        <w:t>Event-loop</w:t>
      </w:r>
      <w:r w:rsidRPr="00D361F1">
        <w:rPr>
          <w:rFonts w:ascii="Times New Roman" w:hAnsi="Times New Roman" w:cs="Times New Roman"/>
          <w:sz w:val="24"/>
          <w:szCs w:val="24"/>
        </w:rPr>
        <w:t xml:space="preserve"> je konstrukcija koja obavlja dvije funkcije u neprekidnoj petlji -</w:t>
      </w:r>
      <w:r>
        <w:rPr>
          <w:rFonts w:ascii="Times New Roman" w:hAnsi="Times New Roman" w:cs="Times New Roman"/>
          <w:sz w:val="24"/>
          <w:szCs w:val="24"/>
        </w:rPr>
        <w:t xml:space="preserve"> </w:t>
      </w:r>
      <w:r w:rsidRPr="00D361F1">
        <w:rPr>
          <w:rFonts w:ascii="Times New Roman" w:hAnsi="Times New Roman" w:cs="Times New Roman"/>
          <w:i/>
          <w:sz w:val="24"/>
          <w:szCs w:val="24"/>
        </w:rPr>
        <w:t>event detection</w:t>
      </w:r>
      <w:r>
        <w:rPr>
          <w:rFonts w:ascii="Times New Roman" w:hAnsi="Times New Roman" w:cs="Times New Roman"/>
          <w:sz w:val="24"/>
          <w:szCs w:val="24"/>
        </w:rPr>
        <w:t xml:space="preserve"> (funkcija</w:t>
      </w:r>
      <w:r w:rsidRPr="00D361F1">
        <w:rPr>
          <w:rFonts w:ascii="Times New Roman" w:hAnsi="Times New Roman" w:cs="Times New Roman"/>
          <w:sz w:val="24"/>
          <w:szCs w:val="24"/>
        </w:rPr>
        <w:t xml:space="preserve"> koja detektuje događaj) i </w:t>
      </w:r>
      <w:r w:rsidRPr="00D361F1">
        <w:rPr>
          <w:rFonts w:ascii="Times New Roman" w:hAnsi="Times New Roman" w:cs="Times New Roman"/>
          <w:i/>
          <w:sz w:val="24"/>
          <w:szCs w:val="24"/>
        </w:rPr>
        <w:t>event handler triggering</w:t>
      </w:r>
      <w:r w:rsidRPr="00D361F1">
        <w:rPr>
          <w:rFonts w:ascii="Times New Roman" w:hAnsi="Times New Roman" w:cs="Times New Roman"/>
          <w:sz w:val="24"/>
          <w:szCs w:val="24"/>
        </w:rPr>
        <w:t xml:space="preserve"> (funkcija za </w:t>
      </w:r>
      <w:r>
        <w:rPr>
          <w:rFonts w:ascii="Times New Roman" w:hAnsi="Times New Roman" w:cs="Times New Roman"/>
          <w:sz w:val="24"/>
          <w:szCs w:val="24"/>
        </w:rPr>
        <w:t>poziv</w:t>
      </w:r>
      <w:r w:rsidRPr="00D361F1">
        <w:rPr>
          <w:rFonts w:ascii="Times New Roman" w:hAnsi="Times New Roman" w:cs="Times New Roman"/>
          <w:sz w:val="24"/>
          <w:szCs w:val="24"/>
        </w:rPr>
        <w:t xml:space="preserve"> </w:t>
      </w:r>
      <w:r>
        <w:rPr>
          <w:rFonts w:ascii="Times New Roman" w:hAnsi="Times New Roman" w:cs="Times New Roman"/>
          <w:sz w:val="24"/>
          <w:szCs w:val="24"/>
        </w:rPr>
        <w:t>rukovaoca</w:t>
      </w:r>
      <w:r w:rsidRPr="00D361F1">
        <w:rPr>
          <w:rFonts w:ascii="Times New Roman" w:hAnsi="Times New Roman" w:cs="Times New Roman"/>
          <w:sz w:val="24"/>
          <w:szCs w:val="24"/>
        </w:rPr>
        <w:t xml:space="preserve"> događaj</w:t>
      </w:r>
      <w:r>
        <w:rPr>
          <w:rFonts w:ascii="Times New Roman" w:hAnsi="Times New Roman" w:cs="Times New Roman"/>
          <w:sz w:val="24"/>
          <w:szCs w:val="24"/>
        </w:rPr>
        <w:t>em</w:t>
      </w:r>
      <w:r w:rsidRPr="00D361F1">
        <w:rPr>
          <w:rFonts w:ascii="Times New Roman" w:hAnsi="Times New Roman" w:cs="Times New Roman"/>
          <w:sz w:val="24"/>
          <w:szCs w:val="24"/>
        </w:rPr>
        <w:t>).</w:t>
      </w:r>
      <w:sdt>
        <w:sdtPr>
          <w:rPr>
            <w:rFonts w:ascii="Times New Roman" w:hAnsi="Times New Roman" w:cs="Times New Roman"/>
            <w:sz w:val="24"/>
            <w:szCs w:val="24"/>
          </w:rPr>
          <w:id w:val="-743727244"/>
          <w:citation/>
        </w:sdtPr>
        <w:sdtEndPr/>
        <w:sdtContent>
          <w:r w:rsidR="00876873">
            <w:rPr>
              <w:rFonts w:ascii="Times New Roman" w:hAnsi="Times New Roman" w:cs="Times New Roman"/>
              <w:sz w:val="24"/>
              <w:szCs w:val="24"/>
            </w:rPr>
            <w:fldChar w:fldCharType="begin"/>
          </w:r>
          <w:r w:rsidR="007674A1">
            <w:rPr>
              <w:rFonts w:ascii="Times New Roman" w:hAnsi="Times New Roman" w:cs="Times New Roman"/>
              <w:sz w:val="24"/>
              <w:szCs w:val="24"/>
            </w:rPr>
            <w:instrText xml:space="preserve"> CITATION PTe13 \l 1033 </w:instrText>
          </w:r>
          <w:r w:rsidR="00876873">
            <w:rPr>
              <w:rFonts w:ascii="Times New Roman" w:hAnsi="Times New Roman" w:cs="Times New Roman"/>
              <w:sz w:val="24"/>
              <w:szCs w:val="24"/>
            </w:rPr>
            <w:fldChar w:fldCharType="separate"/>
          </w:r>
          <w:r w:rsidR="007674A1">
            <w:rPr>
              <w:rFonts w:ascii="Times New Roman" w:hAnsi="Times New Roman" w:cs="Times New Roman"/>
              <w:noProof/>
              <w:sz w:val="24"/>
              <w:szCs w:val="24"/>
            </w:rPr>
            <w:t xml:space="preserve"> </w:t>
          </w:r>
          <w:r w:rsidR="007674A1" w:rsidRPr="007674A1">
            <w:rPr>
              <w:rFonts w:ascii="Times New Roman" w:hAnsi="Times New Roman" w:cs="Times New Roman"/>
              <w:noProof/>
              <w:sz w:val="24"/>
              <w:szCs w:val="24"/>
            </w:rPr>
            <w:t>[</w:t>
          </w:r>
          <w:hyperlink w:anchor="PTe13" w:history="1">
            <w:r w:rsidR="007674A1" w:rsidRPr="00231F8E">
              <w:rPr>
                <w:rStyle w:val="Heading2Char"/>
                <w:rFonts w:ascii="Times New Roman" w:eastAsiaTheme="minorHAnsi" w:hAnsi="Times New Roman" w:cs="Times New Roman"/>
                <w:noProof/>
                <w:color w:val="auto"/>
                <w:sz w:val="24"/>
                <w:szCs w:val="24"/>
              </w:rPr>
              <w:t>17</w:t>
            </w:r>
          </w:hyperlink>
          <w:r w:rsidR="007674A1" w:rsidRPr="007674A1">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143C90">
        <w:rPr>
          <w:rFonts w:ascii="Times New Roman" w:hAnsi="Times New Roman" w:cs="Times New Roman"/>
          <w:i/>
          <w:sz w:val="24"/>
          <w:szCs w:val="24"/>
        </w:rPr>
        <w:t>Event-loop</w:t>
      </w:r>
      <w:r w:rsidRPr="00143C90">
        <w:rPr>
          <w:rFonts w:ascii="Times New Roman" w:hAnsi="Times New Roman" w:cs="Times New Roman"/>
          <w:sz w:val="24"/>
          <w:szCs w:val="24"/>
        </w:rPr>
        <w:t xml:space="preserve"> mora da detektuje događaj kada se desi i da odredi odgovarajuću </w:t>
      </w:r>
      <w:r w:rsidRPr="00143C90">
        <w:rPr>
          <w:rFonts w:ascii="Times New Roman" w:hAnsi="Times New Roman" w:cs="Times New Roman"/>
          <w:i/>
          <w:sz w:val="24"/>
          <w:szCs w:val="24"/>
        </w:rPr>
        <w:t>callback</w:t>
      </w:r>
      <w:r w:rsidRPr="00143C90">
        <w:rPr>
          <w:rFonts w:ascii="Times New Roman" w:hAnsi="Times New Roman" w:cs="Times New Roman"/>
          <w:sz w:val="24"/>
          <w:szCs w:val="24"/>
        </w:rPr>
        <w:t xml:space="preserve"> funkciju i pozove je.</w:t>
      </w:r>
      <w:r>
        <w:rPr>
          <w:rFonts w:ascii="Times New Roman" w:hAnsi="Times New Roman" w:cs="Times New Roman"/>
          <w:sz w:val="24"/>
          <w:szCs w:val="24"/>
        </w:rPr>
        <w:t xml:space="preserve"> </w:t>
      </w:r>
      <w:r w:rsidRPr="00143C90">
        <w:rPr>
          <w:rFonts w:ascii="Times New Roman" w:hAnsi="Times New Roman" w:cs="Times New Roman"/>
          <w:i/>
          <w:sz w:val="24"/>
          <w:szCs w:val="24"/>
        </w:rPr>
        <w:t>Event-loop</w:t>
      </w:r>
      <w:r w:rsidRPr="00143C90">
        <w:rPr>
          <w:rFonts w:ascii="Times New Roman" w:hAnsi="Times New Roman" w:cs="Times New Roman"/>
          <w:sz w:val="24"/>
          <w:szCs w:val="24"/>
        </w:rPr>
        <w:t xml:space="preserve"> je sam</w:t>
      </w:r>
      <w:r>
        <w:rPr>
          <w:rFonts w:ascii="Times New Roman" w:hAnsi="Times New Roman" w:cs="Times New Roman"/>
          <w:sz w:val="24"/>
          <w:szCs w:val="24"/>
        </w:rPr>
        <w:t>o jedna nit</w:t>
      </w:r>
      <w:r w:rsidRPr="00143C90">
        <w:rPr>
          <w:rFonts w:ascii="Times New Roman" w:hAnsi="Times New Roman" w:cs="Times New Roman"/>
          <w:sz w:val="24"/>
          <w:szCs w:val="24"/>
        </w:rPr>
        <w:t xml:space="preserve"> </w:t>
      </w:r>
      <w:r>
        <w:rPr>
          <w:rFonts w:ascii="Times New Roman" w:hAnsi="Times New Roman" w:cs="Times New Roman"/>
          <w:sz w:val="24"/>
          <w:szCs w:val="24"/>
        </w:rPr>
        <w:t>koja</w:t>
      </w:r>
      <w:r w:rsidRPr="00143C90">
        <w:rPr>
          <w:rFonts w:ascii="Times New Roman" w:hAnsi="Times New Roman" w:cs="Times New Roman"/>
          <w:sz w:val="24"/>
          <w:szCs w:val="24"/>
        </w:rPr>
        <w:t xml:space="preserve"> se izvodi unutar jednog procesa, što znači, da kada se desi događaj, </w:t>
      </w:r>
      <w:r w:rsidRPr="00143C90">
        <w:rPr>
          <w:rFonts w:ascii="Times New Roman" w:hAnsi="Times New Roman" w:cs="Times New Roman"/>
          <w:i/>
          <w:sz w:val="24"/>
          <w:szCs w:val="24"/>
        </w:rPr>
        <w:t>event handler</w:t>
      </w:r>
      <w:r w:rsidRPr="00143C90">
        <w:rPr>
          <w:rFonts w:ascii="Times New Roman" w:hAnsi="Times New Roman" w:cs="Times New Roman"/>
          <w:sz w:val="24"/>
          <w:szCs w:val="24"/>
        </w:rPr>
        <w:t xml:space="preserve"> može da radi bez prekida. To znači da u svak</w:t>
      </w:r>
      <w:r>
        <w:rPr>
          <w:rFonts w:ascii="Times New Roman" w:hAnsi="Times New Roman" w:cs="Times New Roman"/>
          <w:sz w:val="24"/>
          <w:szCs w:val="24"/>
        </w:rPr>
        <w:t xml:space="preserve">om trenutku postoji samo jedan </w:t>
      </w:r>
      <w:r w:rsidRPr="0056306A">
        <w:rPr>
          <w:rFonts w:ascii="Times New Roman" w:hAnsi="Times New Roman" w:cs="Times New Roman"/>
          <w:i/>
          <w:sz w:val="24"/>
          <w:szCs w:val="24"/>
        </w:rPr>
        <w:t>event handler</w:t>
      </w:r>
      <w:r w:rsidRPr="00143C90">
        <w:rPr>
          <w:rFonts w:ascii="Times New Roman" w:hAnsi="Times New Roman" w:cs="Times New Roman"/>
          <w:sz w:val="24"/>
          <w:szCs w:val="24"/>
        </w:rPr>
        <w:t xml:space="preserve"> i </w:t>
      </w:r>
      <w:r w:rsidRPr="0056306A">
        <w:rPr>
          <w:rFonts w:ascii="Times New Roman" w:hAnsi="Times New Roman" w:cs="Times New Roman"/>
          <w:i/>
          <w:sz w:val="24"/>
          <w:szCs w:val="24"/>
        </w:rPr>
        <w:t>event handler</w:t>
      </w:r>
      <w:r w:rsidRPr="00143C90">
        <w:rPr>
          <w:rFonts w:ascii="Times New Roman" w:hAnsi="Times New Roman" w:cs="Times New Roman"/>
          <w:sz w:val="24"/>
          <w:szCs w:val="24"/>
        </w:rPr>
        <w:t xml:space="preserve"> ko</w:t>
      </w:r>
      <w:r>
        <w:rPr>
          <w:rFonts w:ascii="Times New Roman" w:hAnsi="Times New Roman" w:cs="Times New Roman"/>
          <w:sz w:val="24"/>
          <w:szCs w:val="24"/>
        </w:rPr>
        <w:t xml:space="preserve">ji je pokrenut biće izvršen bez </w:t>
      </w:r>
      <w:r w:rsidRPr="00143C90">
        <w:rPr>
          <w:rFonts w:ascii="Times New Roman" w:hAnsi="Times New Roman" w:cs="Times New Roman"/>
          <w:sz w:val="24"/>
          <w:szCs w:val="24"/>
        </w:rPr>
        <w:t>prekidanja.</w:t>
      </w:r>
      <w:r>
        <w:rPr>
          <w:rFonts w:ascii="Times New Roman" w:hAnsi="Times New Roman" w:cs="Times New Roman"/>
          <w:sz w:val="24"/>
          <w:szCs w:val="24"/>
        </w:rPr>
        <w:t xml:space="preserve"> Ovo je razlog zašto programeri ne moraju brinuti o izvršavanju istovremenih niti.</w:t>
      </w:r>
    </w:p>
    <w:p w:rsidR="00555A43" w:rsidRDefault="00555A43" w:rsidP="00377C47">
      <w:pPr>
        <w:spacing w:after="0" w:line="240" w:lineRule="auto"/>
        <w:jc w:val="both"/>
        <w:rPr>
          <w:lang w:val="sr-Latn-BA"/>
        </w:rPr>
      </w:pPr>
    </w:p>
    <w:p w:rsidR="00A20D00" w:rsidRDefault="00A20D00" w:rsidP="00377C47">
      <w:pPr>
        <w:pStyle w:val="Heading2"/>
        <w:spacing w:line="240" w:lineRule="auto"/>
        <w:jc w:val="both"/>
        <w:rPr>
          <w:lang w:val="sr-Latn-BA"/>
        </w:rPr>
      </w:pPr>
      <w:bookmarkStart w:id="12" w:name="_Toc9960908"/>
      <w:r w:rsidRPr="007F4F63">
        <w:rPr>
          <w:rFonts w:ascii="Times New Roman" w:hAnsi="Times New Roman" w:cs="Times New Roman"/>
          <w:lang w:val="sr-Latn-BA"/>
        </w:rPr>
        <w:t>Moduli</w:t>
      </w:r>
      <w:bookmarkEnd w:id="12"/>
    </w:p>
    <w:p w:rsidR="00A20D00" w:rsidRDefault="00A20D00" w:rsidP="00377C47">
      <w:pPr>
        <w:spacing w:after="0" w:line="240" w:lineRule="auto"/>
        <w:jc w:val="both"/>
        <w:rPr>
          <w:lang w:val="sr-Latn-BA"/>
        </w:rPr>
      </w:pPr>
    </w:p>
    <w:p w:rsidR="00A20D00" w:rsidRDefault="00A20D00" w:rsidP="00377C47">
      <w:pPr>
        <w:spacing w:after="0" w:line="24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Kao što je ranije rečeno, </w:t>
      </w:r>
      <w:r w:rsidRPr="00CA4C61">
        <w:rPr>
          <w:rFonts w:ascii="Times New Roman" w:hAnsi="Times New Roman" w:cs="Times New Roman"/>
          <w:i/>
          <w:sz w:val="24"/>
          <w:szCs w:val="24"/>
        </w:rPr>
        <w:t>Node.js</w:t>
      </w:r>
      <w:r>
        <w:rPr>
          <w:rFonts w:ascii="Times New Roman" w:hAnsi="Times New Roman" w:cs="Times New Roman"/>
          <w:sz w:val="24"/>
          <w:szCs w:val="24"/>
        </w:rPr>
        <w:t xml:space="preserve"> je jednostavan </w:t>
      </w:r>
      <w:r w:rsidR="00D63930">
        <w:rPr>
          <w:rFonts w:ascii="Times New Roman" w:hAnsi="Times New Roman" w:cs="Times New Roman"/>
          <w:sz w:val="24"/>
          <w:szCs w:val="24"/>
        </w:rPr>
        <w:t xml:space="preserve">za </w:t>
      </w:r>
      <w:r w:rsidR="00D9089D">
        <w:rPr>
          <w:rFonts w:ascii="Times New Roman" w:hAnsi="Times New Roman" w:cs="Times New Roman"/>
          <w:sz w:val="24"/>
          <w:szCs w:val="24"/>
        </w:rPr>
        <w:t xml:space="preserve">korištenje i za kreiranje jednostavnih aplikacija mogu se koristiti samo osnovne funkcionalnosti </w:t>
      </w:r>
      <w:r w:rsidR="00D9089D" w:rsidRPr="00D9089D">
        <w:rPr>
          <w:rFonts w:ascii="Times New Roman" w:hAnsi="Times New Roman" w:cs="Times New Roman"/>
          <w:i/>
          <w:sz w:val="24"/>
          <w:szCs w:val="24"/>
        </w:rPr>
        <w:t>Node.js</w:t>
      </w:r>
      <w:r w:rsidR="00D9089D">
        <w:rPr>
          <w:rFonts w:ascii="Times New Roman" w:hAnsi="Times New Roman" w:cs="Times New Roman"/>
          <w:sz w:val="24"/>
          <w:szCs w:val="24"/>
        </w:rPr>
        <w:t>-a</w:t>
      </w:r>
      <w:r w:rsidR="00555A43">
        <w:rPr>
          <w:rFonts w:ascii="Times New Roman" w:hAnsi="Times New Roman" w:cs="Times New Roman"/>
          <w:sz w:val="24"/>
          <w:szCs w:val="24"/>
        </w:rPr>
        <w:t>.</w:t>
      </w:r>
      <w:r>
        <w:rPr>
          <w:rFonts w:ascii="Times New Roman" w:hAnsi="Times New Roman" w:cs="Times New Roman"/>
          <w:sz w:val="24"/>
          <w:szCs w:val="24"/>
        </w:rPr>
        <w:t xml:space="preserve"> Kada je potrebno kreirati kompleksniju aplikaciju, tada se na jednostavan način mogu uključiti </w:t>
      </w:r>
      <w:r w:rsidRPr="00CA4C61">
        <w:rPr>
          <w:rFonts w:ascii="Times New Roman" w:hAnsi="Times New Roman" w:cs="Times New Roman"/>
          <w:i/>
          <w:sz w:val="24"/>
          <w:szCs w:val="24"/>
        </w:rPr>
        <w:t>Node.js</w:t>
      </w:r>
      <w:r>
        <w:rPr>
          <w:rFonts w:ascii="Times New Roman" w:hAnsi="Times New Roman" w:cs="Times New Roman"/>
          <w:sz w:val="24"/>
          <w:szCs w:val="24"/>
        </w:rPr>
        <w:t xml:space="preserve"> moduli. Pomoću modula postiže se bolja organizacija koda i izbjegavaju se greške i sigurnosni problemi.</w:t>
      </w:r>
    </w:p>
    <w:p w:rsidR="00A20D00" w:rsidRDefault="00A20D00" w:rsidP="00377C47">
      <w:pPr>
        <w:spacing w:after="0" w:line="240" w:lineRule="auto"/>
        <w:jc w:val="both"/>
        <w:rPr>
          <w:rFonts w:ascii="Times New Roman" w:hAnsi="Times New Roman" w:cs="Times New Roman"/>
          <w:sz w:val="24"/>
          <w:szCs w:val="24"/>
        </w:rPr>
      </w:pPr>
    </w:p>
    <w:p w:rsidR="00A20D00" w:rsidRDefault="00A20D00" w:rsidP="00377C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0C0D3A">
        <w:rPr>
          <w:rFonts w:ascii="Times New Roman" w:hAnsi="Times New Roman" w:cs="Times New Roman"/>
          <w:sz w:val="24"/>
          <w:szCs w:val="24"/>
        </w:rPr>
        <w:t xml:space="preserve">U </w:t>
      </w:r>
      <w:r w:rsidRPr="00CA4C61">
        <w:rPr>
          <w:rFonts w:ascii="Times New Roman" w:hAnsi="Times New Roman" w:cs="Times New Roman"/>
          <w:i/>
          <w:sz w:val="24"/>
          <w:szCs w:val="24"/>
        </w:rPr>
        <w:t>Node.js</w:t>
      </w:r>
      <w:r w:rsidRPr="000C0D3A">
        <w:rPr>
          <w:rFonts w:ascii="Times New Roman" w:hAnsi="Times New Roman" w:cs="Times New Roman"/>
          <w:sz w:val="24"/>
          <w:szCs w:val="24"/>
        </w:rPr>
        <w:t>-u modul</w:t>
      </w:r>
      <w:r>
        <w:rPr>
          <w:rFonts w:ascii="Times New Roman" w:hAnsi="Times New Roman" w:cs="Times New Roman"/>
          <w:sz w:val="24"/>
          <w:szCs w:val="24"/>
        </w:rPr>
        <w:t xml:space="preserve">i se referenciraju po putanji ili po imenu. Moduli su podijeljeni u tri grupe. Postoje </w:t>
      </w:r>
      <w:r>
        <w:rPr>
          <w:rFonts w:ascii="Times New Roman" w:hAnsi="Times New Roman" w:cs="Times New Roman"/>
          <w:i/>
          <w:sz w:val="24"/>
          <w:szCs w:val="24"/>
        </w:rPr>
        <w:t>c</w:t>
      </w:r>
      <w:r w:rsidRPr="008D339D">
        <w:rPr>
          <w:rFonts w:ascii="Times New Roman" w:hAnsi="Times New Roman" w:cs="Times New Roman"/>
          <w:i/>
          <w:sz w:val="24"/>
          <w:szCs w:val="24"/>
        </w:rPr>
        <w:t>ore</w:t>
      </w:r>
      <w:r>
        <w:rPr>
          <w:rFonts w:ascii="Times New Roman" w:hAnsi="Times New Roman" w:cs="Times New Roman"/>
          <w:sz w:val="24"/>
          <w:szCs w:val="24"/>
        </w:rPr>
        <w:t xml:space="preserve"> moduli </w:t>
      </w:r>
      <w:r w:rsidRPr="000C0D3A">
        <w:rPr>
          <w:rFonts w:ascii="Times New Roman" w:hAnsi="Times New Roman" w:cs="Times New Roman"/>
          <w:sz w:val="24"/>
          <w:szCs w:val="24"/>
        </w:rPr>
        <w:t>koji se učitavaj</w:t>
      </w:r>
      <w:r>
        <w:rPr>
          <w:rFonts w:ascii="Times New Roman" w:hAnsi="Times New Roman" w:cs="Times New Roman"/>
          <w:sz w:val="24"/>
          <w:szCs w:val="24"/>
        </w:rPr>
        <w:t xml:space="preserve">u pri pokretanju </w:t>
      </w:r>
      <w:r w:rsidRPr="00CA4C61">
        <w:rPr>
          <w:rFonts w:ascii="Times New Roman" w:hAnsi="Times New Roman" w:cs="Times New Roman"/>
          <w:i/>
          <w:sz w:val="24"/>
          <w:szCs w:val="24"/>
        </w:rPr>
        <w:t>Node.js</w:t>
      </w:r>
      <w:r>
        <w:rPr>
          <w:rFonts w:ascii="Times New Roman" w:hAnsi="Times New Roman" w:cs="Times New Roman"/>
          <w:sz w:val="24"/>
          <w:szCs w:val="24"/>
        </w:rPr>
        <w:t xml:space="preserve"> procesa. </w:t>
      </w:r>
      <w:r w:rsidRPr="008D339D">
        <w:rPr>
          <w:rFonts w:ascii="Times New Roman" w:hAnsi="Times New Roman" w:cs="Times New Roman"/>
          <w:sz w:val="24"/>
          <w:szCs w:val="24"/>
        </w:rPr>
        <w:t xml:space="preserve">Drugi tip modula su </w:t>
      </w:r>
      <w:r w:rsidRPr="008D339D">
        <w:rPr>
          <w:rFonts w:ascii="Times New Roman" w:hAnsi="Times New Roman" w:cs="Times New Roman"/>
          <w:i/>
          <w:sz w:val="24"/>
          <w:szCs w:val="24"/>
        </w:rPr>
        <w:t>third-party</w:t>
      </w:r>
      <w:r w:rsidRPr="008D339D">
        <w:rPr>
          <w:rFonts w:ascii="Times New Roman" w:hAnsi="Times New Roman" w:cs="Times New Roman"/>
          <w:sz w:val="24"/>
          <w:szCs w:val="24"/>
        </w:rPr>
        <w:t xml:space="preserve"> koji se instaliraju </w:t>
      </w:r>
      <w:r>
        <w:rPr>
          <w:rFonts w:ascii="Times New Roman" w:hAnsi="Times New Roman" w:cs="Times New Roman"/>
          <w:sz w:val="24"/>
          <w:szCs w:val="24"/>
        </w:rPr>
        <w:t xml:space="preserve">u aplikaciji. I treći tip modula su </w:t>
      </w:r>
      <w:r w:rsidRPr="008D339D">
        <w:rPr>
          <w:rFonts w:ascii="Times New Roman" w:hAnsi="Times New Roman" w:cs="Times New Roman"/>
          <w:i/>
          <w:sz w:val="24"/>
          <w:szCs w:val="24"/>
        </w:rPr>
        <w:t>local</w:t>
      </w:r>
      <w:r>
        <w:rPr>
          <w:rFonts w:ascii="Times New Roman" w:hAnsi="Times New Roman" w:cs="Times New Roman"/>
          <w:sz w:val="24"/>
          <w:szCs w:val="24"/>
        </w:rPr>
        <w:t xml:space="preserve"> moduli koje kreira programer.</w:t>
      </w:r>
      <w:sdt>
        <w:sdtPr>
          <w:rPr>
            <w:rFonts w:ascii="Times New Roman" w:hAnsi="Times New Roman" w:cs="Times New Roman"/>
            <w:sz w:val="24"/>
            <w:szCs w:val="24"/>
          </w:rPr>
          <w:id w:val="-53925670"/>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PTe13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006DA">
            <w:rPr>
              <w:rFonts w:ascii="Times New Roman" w:hAnsi="Times New Roman" w:cs="Times New Roman"/>
              <w:noProof/>
              <w:sz w:val="24"/>
              <w:szCs w:val="24"/>
            </w:rPr>
            <w:t>[</w:t>
          </w:r>
          <w:hyperlink w:anchor="PTe13" w:history="1">
            <w:r w:rsidRPr="00F006DA">
              <w:rPr>
                <w:rStyle w:val="HeaderChar"/>
                <w:rFonts w:ascii="Times New Roman" w:hAnsi="Times New Roman" w:cs="Times New Roman"/>
                <w:noProof/>
                <w:sz w:val="24"/>
                <w:szCs w:val="24"/>
              </w:rPr>
              <w:t>17</w:t>
            </w:r>
          </w:hyperlink>
          <w:r w:rsidRPr="00F006DA">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377C47">
      <w:pPr>
        <w:spacing w:after="0" w:line="240" w:lineRule="auto"/>
        <w:jc w:val="both"/>
        <w:rPr>
          <w:rFonts w:ascii="Times New Roman" w:hAnsi="Times New Roman" w:cs="Times New Roman"/>
          <w:sz w:val="24"/>
          <w:szCs w:val="24"/>
        </w:rPr>
      </w:pPr>
    </w:p>
    <w:p w:rsidR="00A20D00" w:rsidRDefault="00A20D00" w:rsidP="00377C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8561C2">
        <w:rPr>
          <w:rFonts w:ascii="Times New Roman" w:hAnsi="Times New Roman" w:cs="Times New Roman"/>
          <w:i/>
          <w:sz w:val="24"/>
          <w:szCs w:val="24"/>
        </w:rPr>
        <w:t>Core</w:t>
      </w:r>
      <w:r>
        <w:rPr>
          <w:rFonts w:ascii="Times New Roman" w:hAnsi="Times New Roman" w:cs="Times New Roman"/>
          <w:sz w:val="24"/>
          <w:szCs w:val="24"/>
        </w:rPr>
        <w:t xml:space="preserve"> ili osnovni moduli su kompajlirani u binarne distribucije i iako se automatski  učitavaju pri pokretanju </w:t>
      </w:r>
      <w:r w:rsidRPr="00CA4C61">
        <w:rPr>
          <w:rFonts w:ascii="Times New Roman" w:hAnsi="Times New Roman" w:cs="Times New Roman"/>
          <w:i/>
          <w:sz w:val="24"/>
          <w:szCs w:val="24"/>
        </w:rPr>
        <w:t>Node.js</w:t>
      </w:r>
      <w:r>
        <w:rPr>
          <w:rFonts w:ascii="Times New Roman" w:hAnsi="Times New Roman" w:cs="Times New Roman"/>
          <w:sz w:val="24"/>
          <w:szCs w:val="24"/>
        </w:rPr>
        <w:t>-a, potrebno ih je prvo uvesti kako bi se mogli koristiti. Neki od osnovnih modula:</w:t>
      </w:r>
    </w:p>
    <w:p w:rsidR="00A20D00" w:rsidRDefault="00A20D00" w:rsidP="00377C47">
      <w:pPr>
        <w:pStyle w:val="ListParagraph"/>
        <w:numPr>
          <w:ilvl w:val="0"/>
          <w:numId w:val="12"/>
        </w:numPr>
        <w:spacing w:after="0" w:line="240" w:lineRule="auto"/>
        <w:jc w:val="both"/>
        <w:rPr>
          <w:rFonts w:ascii="Times New Roman" w:hAnsi="Times New Roman" w:cs="Times New Roman"/>
          <w:sz w:val="24"/>
          <w:szCs w:val="24"/>
        </w:rPr>
      </w:pPr>
      <w:r w:rsidRPr="00694101">
        <w:rPr>
          <w:rFonts w:ascii="Times New Roman" w:hAnsi="Times New Roman" w:cs="Times New Roman"/>
          <w:i/>
          <w:sz w:val="24"/>
          <w:szCs w:val="24"/>
        </w:rPr>
        <w:t>http</w:t>
      </w:r>
      <w:r>
        <w:rPr>
          <w:rFonts w:ascii="Times New Roman" w:hAnsi="Times New Roman" w:cs="Times New Roman"/>
          <w:sz w:val="24"/>
          <w:szCs w:val="24"/>
        </w:rPr>
        <w:t xml:space="preserve"> – </w:t>
      </w:r>
      <w:r w:rsidRPr="00694101">
        <w:rPr>
          <w:rFonts w:ascii="Times New Roman" w:hAnsi="Times New Roman" w:cs="Times New Roman"/>
          <w:i/>
          <w:sz w:val="24"/>
          <w:szCs w:val="24"/>
        </w:rPr>
        <w:t>http</w:t>
      </w:r>
      <w:r>
        <w:rPr>
          <w:rFonts w:ascii="Times New Roman" w:hAnsi="Times New Roman" w:cs="Times New Roman"/>
          <w:sz w:val="24"/>
          <w:szCs w:val="24"/>
        </w:rPr>
        <w:t xml:space="preserve"> modul uključuje klase, metode i događaje za kreiranje </w:t>
      </w:r>
      <w:r w:rsidRPr="00CA4C61">
        <w:rPr>
          <w:rFonts w:ascii="Times New Roman" w:hAnsi="Times New Roman" w:cs="Times New Roman"/>
          <w:i/>
          <w:sz w:val="24"/>
          <w:szCs w:val="24"/>
        </w:rPr>
        <w:t>Node.js</w:t>
      </w:r>
      <w:r>
        <w:rPr>
          <w:rFonts w:ascii="Times New Roman" w:hAnsi="Times New Roman" w:cs="Times New Roman"/>
          <w:sz w:val="24"/>
          <w:szCs w:val="24"/>
        </w:rPr>
        <w:t xml:space="preserve"> </w:t>
      </w:r>
      <w:r w:rsidRPr="00694101">
        <w:rPr>
          <w:rFonts w:ascii="Times New Roman" w:hAnsi="Times New Roman" w:cs="Times New Roman"/>
          <w:i/>
          <w:sz w:val="24"/>
          <w:szCs w:val="24"/>
        </w:rPr>
        <w:t>http</w:t>
      </w:r>
      <w:r>
        <w:rPr>
          <w:rFonts w:ascii="Times New Roman" w:hAnsi="Times New Roman" w:cs="Times New Roman"/>
          <w:sz w:val="24"/>
          <w:szCs w:val="24"/>
        </w:rPr>
        <w:t xml:space="preserve"> servera.</w:t>
      </w:r>
    </w:p>
    <w:p w:rsidR="00A20D00" w:rsidRDefault="00A20D00" w:rsidP="00377C47">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url </w:t>
      </w:r>
      <w:r>
        <w:rPr>
          <w:rFonts w:ascii="Times New Roman" w:hAnsi="Times New Roman" w:cs="Times New Roman"/>
          <w:sz w:val="24"/>
          <w:szCs w:val="24"/>
        </w:rPr>
        <w:t xml:space="preserve">– </w:t>
      </w:r>
      <w:r>
        <w:rPr>
          <w:rFonts w:ascii="Times New Roman" w:hAnsi="Times New Roman" w:cs="Times New Roman"/>
          <w:i/>
          <w:sz w:val="24"/>
          <w:szCs w:val="24"/>
        </w:rPr>
        <w:t>url</w:t>
      </w:r>
      <w:r>
        <w:rPr>
          <w:rFonts w:ascii="Times New Roman" w:hAnsi="Times New Roman" w:cs="Times New Roman"/>
          <w:sz w:val="24"/>
          <w:szCs w:val="24"/>
        </w:rPr>
        <w:t xml:space="preserve"> modul uključuje metode za URL (eng. </w:t>
      </w:r>
      <w:r w:rsidRPr="00811351">
        <w:rPr>
          <w:rFonts w:ascii="Times New Roman" w:hAnsi="Times New Roman" w:cs="Times New Roman"/>
          <w:bCs/>
          <w:i/>
          <w:iCs/>
          <w:color w:val="222222"/>
          <w:sz w:val="24"/>
          <w:szCs w:val="24"/>
          <w:shd w:val="clear" w:color="auto" w:fill="FFFFFF"/>
        </w:rPr>
        <w:t>U</w:t>
      </w:r>
      <w:r w:rsidRPr="00811351">
        <w:rPr>
          <w:rFonts w:ascii="Times New Roman" w:hAnsi="Times New Roman" w:cs="Times New Roman"/>
          <w:i/>
          <w:iCs/>
          <w:color w:val="222222"/>
          <w:sz w:val="24"/>
          <w:szCs w:val="24"/>
          <w:shd w:val="clear" w:color="auto" w:fill="FFFFFF"/>
        </w:rPr>
        <w:t>niform </w:t>
      </w:r>
      <w:r w:rsidRPr="00811351">
        <w:rPr>
          <w:rFonts w:ascii="Times New Roman" w:hAnsi="Times New Roman" w:cs="Times New Roman"/>
          <w:bCs/>
          <w:i/>
          <w:iCs/>
          <w:color w:val="222222"/>
          <w:sz w:val="24"/>
          <w:szCs w:val="24"/>
          <w:shd w:val="clear" w:color="auto" w:fill="FFFFFF"/>
        </w:rPr>
        <w:t>R</w:t>
      </w:r>
      <w:r w:rsidRPr="00811351">
        <w:rPr>
          <w:rFonts w:ascii="Times New Roman" w:hAnsi="Times New Roman" w:cs="Times New Roman"/>
          <w:i/>
          <w:iCs/>
          <w:color w:val="222222"/>
          <w:sz w:val="24"/>
          <w:szCs w:val="24"/>
          <w:shd w:val="clear" w:color="auto" w:fill="FFFFFF"/>
        </w:rPr>
        <w:t>esource </w:t>
      </w:r>
      <w:r w:rsidRPr="00811351">
        <w:rPr>
          <w:rFonts w:ascii="Times New Roman" w:hAnsi="Times New Roman" w:cs="Times New Roman"/>
          <w:bCs/>
          <w:i/>
          <w:iCs/>
          <w:color w:val="222222"/>
          <w:sz w:val="24"/>
          <w:szCs w:val="24"/>
          <w:shd w:val="clear" w:color="auto" w:fill="FFFFFF"/>
        </w:rPr>
        <w:t>L</w:t>
      </w:r>
      <w:r w:rsidRPr="00811351">
        <w:rPr>
          <w:rFonts w:ascii="Times New Roman" w:hAnsi="Times New Roman" w:cs="Times New Roman"/>
          <w:i/>
          <w:iCs/>
          <w:color w:val="222222"/>
          <w:sz w:val="24"/>
          <w:szCs w:val="24"/>
          <w:shd w:val="clear" w:color="auto" w:fill="FFFFFF"/>
        </w:rPr>
        <w:t>ocator</w:t>
      </w:r>
      <w:r>
        <w:rPr>
          <w:rFonts w:ascii="Times New Roman" w:hAnsi="Times New Roman" w:cs="Times New Roman"/>
          <w:sz w:val="24"/>
          <w:szCs w:val="24"/>
        </w:rPr>
        <w:t>) rezoluciju i parsiranje.</w:t>
      </w:r>
    </w:p>
    <w:p w:rsidR="00A20D00" w:rsidRPr="00694101" w:rsidRDefault="00A20D00" w:rsidP="00377C47">
      <w:pPr>
        <w:pStyle w:val="ListParagraph"/>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i/>
          <w:sz w:val="24"/>
          <w:szCs w:val="24"/>
        </w:rPr>
        <w:t xml:space="preserve">fs </w:t>
      </w:r>
      <w:r>
        <w:rPr>
          <w:rFonts w:ascii="Times New Roman" w:hAnsi="Times New Roman" w:cs="Times New Roman"/>
          <w:sz w:val="24"/>
          <w:szCs w:val="24"/>
        </w:rPr>
        <w:t xml:space="preserve">– </w:t>
      </w:r>
      <w:r>
        <w:rPr>
          <w:rFonts w:ascii="Times New Roman" w:hAnsi="Times New Roman" w:cs="Times New Roman"/>
          <w:i/>
          <w:sz w:val="24"/>
          <w:szCs w:val="24"/>
        </w:rPr>
        <w:t xml:space="preserve">fs </w:t>
      </w:r>
      <w:r>
        <w:rPr>
          <w:rFonts w:ascii="Times New Roman" w:hAnsi="Times New Roman" w:cs="Times New Roman"/>
          <w:sz w:val="24"/>
          <w:szCs w:val="24"/>
        </w:rPr>
        <w:t>modul uključuje klase, metode i događaje za rad sa fajlovima</w:t>
      </w:r>
    </w:p>
    <w:p w:rsidR="00A20D00" w:rsidRDefault="00A20D00" w:rsidP="00377C47">
      <w:pPr>
        <w:spacing w:after="0" w:line="240" w:lineRule="auto"/>
        <w:jc w:val="both"/>
        <w:rPr>
          <w:rFonts w:ascii="Times New Roman" w:hAnsi="Times New Roman" w:cs="Times New Roman"/>
          <w:color w:val="17365D" w:themeColor="text2" w:themeShade="BF"/>
          <w:sz w:val="24"/>
          <w:szCs w:val="24"/>
        </w:rPr>
      </w:pPr>
      <w:r>
        <w:rPr>
          <w:rFonts w:ascii="Times New Roman" w:hAnsi="Times New Roman" w:cs="Times New Roman"/>
          <w:color w:val="17365D" w:themeColor="text2" w:themeShade="BF"/>
          <w:sz w:val="28"/>
          <w:szCs w:val="28"/>
        </w:rPr>
        <w:tab/>
      </w:r>
    </w:p>
    <w:p w:rsidR="00A20D00" w:rsidRDefault="00A20D00" w:rsidP="00377C47">
      <w:pPr>
        <w:spacing w:after="0" w:line="240" w:lineRule="auto"/>
        <w:ind w:firstLine="720"/>
        <w:jc w:val="both"/>
        <w:rPr>
          <w:rFonts w:ascii="Times New Roman" w:hAnsi="Times New Roman" w:cs="Times New Roman"/>
          <w:sz w:val="24"/>
          <w:szCs w:val="24"/>
        </w:rPr>
      </w:pPr>
      <w:r w:rsidRPr="00CA4C61">
        <w:rPr>
          <w:rFonts w:ascii="Times New Roman" w:hAnsi="Times New Roman" w:cs="Times New Roman"/>
          <w:i/>
          <w:sz w:val="24"/>
          <w:szCs w:val="24"/>
        </w:rPr>
        <w:t>Core</w:t>
      </w:r>
      <w:r>
        <w:rPr>
          <w:rFonts w:ascii="Times New Roman" w:hAnsi="Times New Roman" w:cs="Times New Roman"/>
          <w:sz w:val="24"/>
          <w:szCs w:val="24"/>
        </w:rPr>
        <w:t xml:space="preserve"> moduli se</w:t>
      </w:r>
      <w:r w:rsidRPr="00FB656C">
        <w:rPr>
          <w:rFonts w:ascii="Times New Roman" w:hAnsi="Times New Roman" w:cs="Times New Roman"/>
          <w:sz w:val="24"/>
          <w:szCs w:val="24"/>
        </w:rPr>
        <w:t xml:space="preserve"> referenciraju samo pomoću imena,</w:t>
      </w:r>
      <w:r>
        <w:rPr>
          <w:rFonts w:ascii="Times New Roman" w:hAnsi="Times New Roman" w:cs="Times New Roman"/>
          <w:sz w:val="24"/>
          <w:szCs w:val="24"/>
        </w:rPr>
        <w:t xml:space="preserve"> </w:t>
      </w:r>
      <w:r w:rsidRPr="00FB656C">
        <w:rPr>
          <w:rFonts w:ascii="Times New Roman" w:hAnsi="Times New Roman" w:cs="Times New Roman"/>
          <w:sz w:val="24"/>
          <w:szCs w:val="24"/>
        </w:rPr>
        <w:t>a ne putanje i učitavaju se iako postoji</w:t>
      </w:r>
      <w:r>
        <w:rPr>
          <w:rFonts w:ascii="Times New Roman" w:hAnsi="Times New Roman" w:cs="Times New Roman"/>
          <w:sz w:val="24"/>
          <w:szCs w:val="24"/>
        </w:rPr>
        <w:t xml:space="preserve"> </w:t>
      </w:r>
      <w:r w:rsidRPr="00FB656C">
        <w:rPr>
          <w:rFonts w:ascii="Times New Roman" w:hAnsi="Times New Roman" w:cs="Times New Roman"/>
          <w:i/>
          <w:sz w:val="24"/>
          <w:szCs w:val="24"/>
        </w:rPr>
        <w:t>third-party</w:t>
      </w:r>
      <w:r w:rsidRPr="00FB656C">
        <w:rPr>
          <w:rFonts w:ascii="Times New Roman" w:hAnsi="Times New Roman" w:cs="Times New Roman"/>
          <w:sz w:val="24"/>
          <w:szCs w:val="24"/>
        </w:rPr>
        <w:t xml:space="preserve"> moduo sa istim imenom. </w:t>
      </w:r>
      <w:r>
        <w:rPr>
          <w:rFonts w:ascii="Times New Roman" w:hAnsi="Times New Roman" w:cs="Times New Roman"/>
          <w:sz w:val="24"/>
          <w:szCs w:val="24"/>
        </w:rPr>
        <w:t xml:space="preserve">Učitavanje </w:t>
      </w:r>
      <w:r w:rsidRPr="00FB656C">
        <w:rPr>
          <w:rFonts w:ascii="Times New Roman" w:hAnsi="Times New Roman" w:cs="Times New Roman"/>
          <w:i/>
          <w:sz w:val="24"/>
          <w:szCs w:val="24"/>
        </w:rPr>
        <w:t>http</w:t>
      </w:r>
      <w:r>
        <w:rPr>
          <w:rFonts w:ascii="Times New Roman" w:hAnsi="Times New Roman" w:cs="Times New Roman"/>
          <w:sz w:val="24"/>
          <w:szCs w:val="24"/>
        </w:rPr>
        <w:t xml:space="preserve"> </w:t>
      </w:r>
      <w:r w:rsidRPr="00CA4C61">
        <w:rPr>
          <w:rFonts w:ascii="Times New Roman" w:hAnsi="Times New Roman" w:cs="Times New Roman"/>
          <w:i/>
          <w:sz w:val="24"/>
          <w:szCs w:val="24"/>
        </w:rPr>
        <w:t>core</w:t>
      </w:r>
      <w:r>
        <w:rPr>
          <w:rFonts w:ascii="Times New Roman" w:hAnsi="Times New Roman" w:cs="Times New Roman"/>
          <w:sz w:val="24"/>
          <w:szCs w:val="24"/>
        </w:rPr>
        <w:t xml:space="preserve"> m</w:t>
      </w:r>
      <w:r w:rsidR="00377C47">
        <w:rPr>
          <w:rFonts w:ascii="Times New Roman" w:hAnsi="Times New Roman" w:cs="Times New Roman"/>
          <w:sz w:val="24"/>
          <w:szCs w:val="24"/>
        </w:rPr>
        <w:t>odula prikazano je na Slici 5.2.</w:t>
      </w:r>
    </w:p>
    <w:p w:rsidR="00377C47" w:rsidRDefault="00377C47" w:rsidP="00377C47">
      <w:pPr>
        <w:spacing w:after="0" w:line="240" w:lineRule="auto"/>
        <w:jc w:val="both"/>
        <w:rPr>
          <w:rFonts w:ascii="Times New Roman" w:hAnsi="Times New Roman" w:cs="Times New Roman"/>
          <w:sz w:val="24"/>
          <w:szCs w:val="24"/>
        </w:rPr>
      </w:pPr>
    </w:p>
    <w:p w:rsidR="00377C47" w:rsidRDefault="00377C47" w:rsidP="00377C47">
      <w:pPr>
        <w:spacing w:after="0" w:line="240" w:lineRule="auto"/>
        <w:jc w:val="both"/>
        <w:rPr>
          <w:rFonts w:ascii="Times New Roman" w:hAnsi="Times New Roman" w:cs="Times New Roman"/>
          <w:sz w:val="24"/>
          <w:szCs w:val="24"/>
        </w:rPr>
      </w:pPr>
    </w:p>
    <w:p w:rsidR="00377C47" w:rsidRDefault="00377C47" w:rsidP="00377C47">
      <w:pPr>
        <w:spacing w:after="0" w:line="240" w:lineRule="auto"/>
        <w:jc w:val="both"/>
        <w:rPr>
          <w:rFonts w:ascii="Times New Roman" w:hAnsi="Times New Roman" w:cs="Times New Roman"/>
          <w:sz w:val="24"/>
          <w:szCs w:val="24"/>
        </w:rPr>
      </w:pPr>
    </w:p>
    <w:p w:rsidR="00A20D00" w:rsidRPr="00FB656C" w:rsidRDefault="0010006C" w:rsidP="00A20D00">
      <w:pPr>
        <w:spacing w:after="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pict>
          <v:shape id="Text Box 16" o:spid="_x0000_s1044" type="#_x0000_t202" style="position:absolute;left:0;text-align:left;margin-left:4.5pt;margin-top:6.95pt;width:447pt;height:23.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" fillcolor="white [3201]" strokeweight=".5pt">
            <v:path arrowok="t"/>
            <v:textbox>
              <w:txbxContent>
                <w:p w:rsidR="000D75C7" w:rsidRPr="00FB656C" w:rsidRDefault="000D75C7" w:rsidP="00A20D00">
                  <w:pPr>
                    <w:rPr>
                      <w:rFonts w:ascii="Courier New" w:hAnsi="Courier New" w:cs="Courier New"/>
                    </w:rPr>
                  </w:pPr>
                  <w:r w:rsidRPr="00FB656C">
                    <w:rPr>
                      <w:rFonts w:ascii="Courier New" w:hAnsi="Courier New" w:cs="Courier New"/>
                    </w:rPr>
                    <w:t>var http = require('http');</w:t>
                  </w:r>
                </w:p>
              </w:txbxContent>
            </v:textbox>
          </v:shape>
        </w:pict>
      </w:r>
    </w:p>
    <w:p w:rsidR="00A20D00" w:rsidRDefault="00A20D00" w:rsidP="00A20D00">
      <w:pPr>
        <w:spacing w:after="0" w:line="240" w:lineRule="auto"/>
        <w:jc w:val="both"/>
        <w:rPr>
          <w:rFonts w:ascii="Times New Roman" w:hAnsi="Times New Roman" w:cs="Times New Roman"/>
          <w:color w:val="17365D" w:themeColor="text2" w:themeShade="BF"/>
          <w:sz w:val="28"/>
          <w:szCs w:val="28"/>
        </w:rPr>
      </w:pPr>
    </w:p>
    <w:p w:rsidR="00A20D00" w:rsidRDefault="0010006C" w:rsidP="00A20D00">
      <w:pPr>
        <w:spacing w:after="0" w:line="240" w:lineRule="auto"/>
        <w:jc w:val="both"/>
        <w:rPr>
          <w:rFonts w:ascii="Times New Roman" w:hAnsi="Times New Roman" w:cs="Times New Roman"/>
          <w:color w:val="17365D" w:themeColor="text2" w:themeShade="BF"/>
          <w:sz w:val="28"/>
          <w:szCs w:val="28"/>
        </w:rPr>
      </w:pPr>
      <w:r>
        <w:rPr>
          <w:noProof/>
        </w:rPr>
        <w:pict>
          <v:shape id="Text Box 17" o:spid="_x0000_s1045" type="#_x0000_t202" style="position:absolute;left:0;text-align:left;margin-left:4.5pt;margin-top:4.8pt;width:447pt;height:20.35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5.2</w:t>
                  </w:r>
                  <w:r>
                    <w:rPr>
                      <w:rFonts w:ascii="Times New Roman" w:hAnsi="Times New Roman" w:cs="Times New Roman"/>
                      <w:i/>
                    </w:rPr>
                    <w:t xml:space="preserve"> – Učitavanje http modula u Node.js-u</w:t>
                  </w:r>
                </w:p>
              </w:txbxContent>
            </v:textbox>
          </v:shape>
        </w:pict>
      </w:r>
    </w:p>
    <w:p w:rsidR="00A20D00" w:rsidRPr="00FB656C" w:rsidRDefault="00A20D00" w:rsidP="00A20D00">
      <w:pPr>
        <w:spacing w:after="0" w:line="240" w:lineRule="auto"/>
        <w:jc w:val="both"/>
        <w:rPr>
          <w:rFonts w:ascii="Times New Roman" w:hAnsi="Times New Roman" w:cs="Times New Roman"/>
          <w:sz w:val="24"/>
          <w:szCs w:val="24"/>
        </w:rPr>
      </w:pPr>
      <w:r>
        <w:rPr>
          <w:rFonts w:ascii="Times New Roman" w:hAnsi="Times New Roman" w:cs="Times New Roman"/>
          <w:color w:val="17365D" w:themeColor="text2" w:themeShade="BF"/>
          <w:sz w:val="28"/>
          <w:szCs w:val="28"/>
        </w:rPr>
        <w:tab/>
      </w:r>
    </w:p>
    <w:p w:rsidR="00A20D00" w:rsidRPr="008561C2" w:rsidRDefault="00A20D00" w:rsidP="00DA4B13">
      <w:pPr>
        <w:spacing w:after="0" w:line="240" w:lineRule="auto"/>
        <w:jc w:val="both"/>
        <w:rPr>
          <w:rFonts w:ascii="Times New Roman" w:hAnsi="Times New Roman" w:cs="Times New Roman"/>
          <w:sz w:val="24"/>
          <w:szCs w:val="24"/>
        </w:rPr>
      </w:pPr>
      <w:r>
        <w:rPr>
          <w:rFonts w:ascii="Times New Roman" w:hAnsi="Times New Roman" w:cs="Times New Roman"/>
          <w:color w:val="17365D" w:themeColor="text2" w:themeShade="BF"/>
          <w:sz w:val="28"/>
          <w:szCs w:val="28"/>
        </w:rPr>
        <w:tab/>
      </w:r>
      <w:r>
        <w:rPr>
          <w:rFonts w:ascii="Times New Roman" w:hAnsi="Times New Roman" w:cs="Times New Roman"/>
          <w:sz w:val="24"/>
          <w:szCs w:val="24"/>
        </w:rPr>
        <w:t xml:space="preserve">Funkcija </w:t>
      </w:r>
      <w:r w:rsidRPr="00CA4C61">
        <w:rPr>
          <w:rFonts w:ascii="Times New Roman" w:hAnsi="Times New Roman" w:cs="Times New Roman"/>
          <w:i/>
          <w:sz w:val="24"/>
          <w:szCs w:val="24"/>
        </w:rPr>
        <w:t>require</w:t>
      </w:r>
      <w:r>
        <w:rPr>
          <w:rFonts w:ascii="Times New Roman" w:hAnsi="Times New Roman" w:cs="Times New Roman"/>
          <w:sz w:val="24"/>
          <w:szCs w:val="24"/>
        </w:rPr>
        <w:t xml:space="preserve"> vraća </w:t>
      </w:r>
      <w:r w:rsidRPr="00CA4C61">
        <w:rPr>
          <w:rFonts w:ascii="Times New Roman" w:hAnsi="Times New Roman" w:cs="Times New Roman"/>
          <w:i/>
          <w:sz w:val="24"/>
          <w:szCs w:val="24"/>
        </w:rPr>
        <w:t>http</w:t>
      </w:r>
      <w:r>
        <w:rPr>
          <w:rFonts w:ascii="Times New Roman" w:hAnsi="Times New Roman" w:cs="Times New Roman"/>
          <w:sz w:val="24"/>
          <w:szCs w:val="24"/>
        </w:rPr>
        <w:t xml:space="preserve"> objekat koji implementira API pomoću kojeg </w:t>
      </w:r>
      <w:r w:rsidRPr="00CA4C61">
        <w:rPr>
          <w:rFonts w:ascii="Times New Roman" w:hAnsi="Times New Roman" w:cs="Times New Roman"/>
          <w:i/>
          <w:sz w:val="24"/>
          <w:szCs w:val="24"/>
        </w:rPr>
        <w:t>Node.js</w:t>
      </w:r>
      <w:r>
        <w:rPr>
          <w:rFonts w:ascii="Times New Roman" w:hAnsi="Times New Roman" w:cs="Times New Roman"/>
          <w:sz w:val="24"/>
          <w:szCs w:val="24"/>
        </w:rPr>
        <w:t xml:space="preserve"> prenosi podatke preko HTTP (eng. </w:t>
      </w:r>
      <w:r>
        <w:rPr>
          <w:rFonts w:ascii="Times New Roman" w:hAnsi="Times New Roman" w:cs="Times New Roman"/>
          <w:i/>
          <w:sz w:val="24"/>
          <w:szCs w:val="24"/>
        </w:rPr>
        <w:t>HyperText Transfer Protocol</w:t>
      </w:r>
      <w:r>
        <w:rPr>
          <w:rFonts w:ascii="Times New Roman" w:hAnsi="Times New Roman" w:cs="Times New Roman"/>
          <w:sz w:val="24"/>
          <w:szCs w:val="24"/>
        </w:rPr>
        <w:t>) protokola.</w:t>
      </w:r>
    </w:p>
    <w:p w:rsidR="00A20D00" w:rsidRDefault="00A20D00" w:rsidP="00DA4B13">
      <w:pPr>
        <w:spacing w:after="0" w:line="240" w:lineRule="auto"/>
        <w:jc w:val="both"/>
        <w:rPr>
          <w:rFonts w:ascii="Times New Roman" w:hAnsi="Times New Roman" w:cs="Times New Roman"/>
          <w:color w:val="17365D" w:themeColor="text2" w:themeShade="BF"/>
          <w:sz w:val="28"/>
          <w:szCs w:val="28"/>
        </w:rPr>
      </w:pPr>
    </w:p>
    <w:p w:rsidR="00A20D00" w:rsidRDefault="00A20D00" w:rsidP="00DA4B13">
      <w:pPr>
        <w:spacing w:after="0" w:line="240" w:lineRule="auto"/>
        <w:jc w:val="both"/>
        <w:rPr>
          <w:rFonts w:ascii="Times New Roman" w:hAnsi="Times New Roman" w:cs="Times New Roman"/>
          <w:sz w:val="24"/>
          <w:szCs w:val="24"/>
        </w:rPr>
      </w:pPr>
      <w:r>
        <w:rPr>
          <w:rFonts w:ascii="Times New Roman" w:hAnsi="Times New Roman" w:cs="Times New Roman"/>
          <w:color w:val="17365D" w:themeColor="text2" w:themeShade="BF"/>
          <w:sz w:val="28"/>
          <w:szCs w:val="28"/>
        </w:rPr>
        <w:tab/>
      </w:r>
      <w:r>
        <w:rPr>
          <w:rFonts w:ascii="Times New Roman" w:hAnsi="Times New Roman" w:cs="Times New Roman"/>
          <w:i/>
          <w:sz w:val="24"/>
          <w:szCs w:val="24"/>
        </w:rPr>
        <w:t>T</w:t>
      </w:r>
      <w:r w:rsidRPr="008D339D">
        <w:rPr>
          <w:rFonts w:ascii="Times New Roman" w:hAnsi="Times New Roman" w:cs="Times New Roman"/>
          <w:i/>
          <w:sz w:val="24"/>
          <w:szCs w:val="24"/>
        </w:rPr>
        <w:t>hird-party</w:t>
      </w:r>
      <w:r>
        <w:rPr>
          <w:rFonts w:ascii="Times New Roman" w:hAnsi="Times New Roman" w:cs="Times New Roman"/>
          <w:color w:val="17365D" w:themeColor="text2" w:themeShade="BF"/>
          <w:sz w:val="28"/>
          <w:szCs w:val="28"/>
        </w:rPr>
        <w:t xml:space="preserve"> </w:t>
      </w:r>
      <w:r>
        <w:rPr>
          <w:rFonts w:ascii="Times New Roman" w:hAnsi="Times New Roman" w:cs="Times New Roman"/>
          <w:sz w:val="24"/>
          <w:szCs w:val="24"/>
        </w:rPr>
        <w:t xml:space="preserve">ili eksterni moduli instaliraju se u aplikaciji pomoću NPM (eng. </w:t>
      </w:r>
      <w:r w:rsidRPr="008561C2">
        <w:rPr>
          <w:rFonts w:ascii="Times New Roman" w:hAnsi="Times New Roman" w:cs="Times New Roman"/>
          <w:i/>
          <w:sz w:val="24"/>
          <w:szCs w:val="24"/>
        </w:rPr>
        <w:t>Node Package Manager</w:t>
      </w:r>
      <w:r>
        <w:rPr>
          <w:rFonts w:ascii="Times New Roman" w:hAnsi="Times New Roman" w:cs="Times New Roman"/>
          <w:sz w:val="24"/>
          <w:szCs w:val="24"/>
        </w:rPr>
        <w:t xml:space="preserve">). NPM predstavlja repozitorijum </w:t>
      </w:r>
      <w:r w:rsidRPr="00CA4C61">
        <w:rPr>
          <w:rFonts w:ascii="Times New Roman" w:hAnsi="Times New Roman" w:cs="Times New Roman"/>
          <w:i/>
          <w:sz w:val="24"/>
          <w:szCs w:val="24"/>
        </w:rPr>
        <w:t>Node.js</w:t>
      </w:r>
      <w:r>
        <w:rPr>
          <w:rFonts w:ascii="Times New Roman" w:hAnsi="Times New Roman" w:cs="Times New Roman"/>
          <w:sz w:val="24"/>
          <w:szCs w:val="24"/>
        </w:rPr>
        <w:t xml:space="preserve"> modula i dolazi zajedno sa instalacijom </w:t>
      </w:r>
      <w:r w:rsidRPr="00CA4C61">
        <w:rPr>
          <w:rFonts w:ascii="Times New Roman" w:hAnsi="Times New Roman" w:cs="Times New Roman"/>
          <w:i/>
          <w:sz w:val="24"/>
          <w:szCs w:val="24"/>
        </w:rPr>
        <w:t>Node.js</w:t>
      </w:r>
      <w:r>
        <w:rPr>
          <w:rFonts w:ascii="Times New Roman" w:hAnsi="Times New Roman" w:cs="Times New Roman"/>
          <w:sz w:val="24"/>
          <w:szCs w:val="24"/>
        </w:rPr>
        <w:t xml:space="preserve">-a. Na Slici 5.3 je prikazano kako </w:t>
      </w:r>
      <w:r w:rsidR="00D332FD">
        <w:rPr>
          <w:rFonts w:ascii="Times New Roman" w:hAnsi="Times New Roman" w:cs="Times New Roman"/>
          <w:sz w:val="24"/>
          <w:szCs w:val="24"/>
        </w:rPr>
        <w:t>se instalira modul pomoću NPM-a.</w:t>
      </w:r>
    </w:p>
    <w:p w:rsidR="00A20D00" w:rsidRDefault="00A20D00" w:rsidP="00DA4B13">
      <w:pPr>
        <w:spacing w:after="0" w:line="240" w:lineRule="auto"/>
        <w:jc w:val="both"/>
        <w:rPr>
          <w:rFonts w:ascii="Times New Roman" w:hAnsi="Times New Roman" w:cs="Times New Roman"/>
          <w:sz w:val="24"/>
          <w:szCs w:val="24"/>
        </w:rPr>
      </w:pPr>
    </w:p>
    <w:p w:rsidR="00A20D00" w:rsidRPr="008561C2" w:rsidRDefault="0010006C" w:rsidP="00A20D0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 id="Text Box 18" o:spid="_x0000_s1046" type="#_x0000_t202" style="position:absolute;left:0;text-align:left;margin-left:.75pt;margin-top:6.25pt;width:450.75pt;height:25.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" fillcolor="white [3201]" strokeweight=".5pt">
            <v:path arrowok="t"/>
            <v:textbox>
              <w:txbxContent>
                <w:p w:rsidR="000D75C7" w:rsidRPr="00627C41" w:rsidRDefault="000D75C7" w:rsidP="00A20D00">
                  <w:pPr>
                    <w:rPr>
                      <w:rFonts w:ascii="Courier New" w:hAnsi="Courier New" w:cs="Courier New"/>
                      <w:lang w:val="sr-Latn-BA"/>
                    </w:rPr>
                  </w:pPr>
                  <w:r w:rsidRPr="00627C41">
                    <w:rPr>
                      <w:rFonts w:ascii="Courier New" w:hAnsi="Courier New" w:cs="Courier New"/>
                      <w:lang w:val="sr-Latn-BA"/>
                    </w:rPr>
                    <w:t>$ npm install &lt;naziv modula&gt;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19" o:spid="_x0000_s1047" type="#_x0000_t202" style="position:absolute;left:0;text-align:left;margin-left:.75pt;margin-top:7.55pt;width:450.75pt;height:20.35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5.3</w:t>
                  </w:r>
                  <w:r>
                    <w:rPr>
                      <w:rFonts w:ascii="Times New Roman" w:hAnsi="Times New Roman" w:cs="Times New Roman"/>
                      <w:i/>
                    </w:rPr>
                    <w:t xml:space="preserve"> – Instaliranje modula u Node.js-u</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DA4B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Ovako kreirani moduli smještaju se u lokalni direktorijum </w:t>
      </w:r>
      <w:r w:rsidRPr="00D115F5">
        <w:rPr>
          <w:rFonts w:ascii="Times New Roman" w:hAnsi="Times New Roman" w:cs="Times New Roman"/>
          <w:i/>
          <w:sz w:val="24"/>
          <w:szCs w:val="24"/>
        </w:rPr>
        <w:t>node_module</w:t>
      </w:r>
      <w:r>
        <w:rPr>
          <w:rFonts w:ascii="Times New Roman" w:hAnsi="Times New Roman" w:cs="Times New Roman"/>
          <w:i/>
          <w:sz w:val="24"/>
          <w:szCs w:val="24"/>
        </w:rPr>
        <w:t>s</w:t>
      </w:r>
      <w:r>
        <w:rPr>
          <w:rFonts w:ascii="Times New Roman" w:hAnsi="Times New Roman" w:cs="Times New Roman"/>
          <w:sz w:val="24"/>
          <w:szCs w:val="24"/>
        </w:rPr>
        <w:t xml:space="preserve"> i mogu se učitati pomoću funkcije </w:t>
      </w:r>
      <w:r w:rsidRPr="00D115F5">
        <w:rPr>
          <w:rFonts w:ascii="Times New Roman" w:hAnsi="Times New Roman" w:cs="Times New Roman"/>
          <w:i/>
          <w:sz w:val="24"/>
          <w:szCs w:val="24"/>
        </w:rPr>
        <w:t>require</w:t>
      </w:r>
      <w:r>
        <w:rPr>
          <w:rFonts w:ascii="Times New Roman" w:hAnsi="Times New Roman" w:cs="Times New Roman"/>
          <w:sz w:val="24"/>
          <w:szCs w:val="24"/>
        </w:rPr>
        <w:t xml:space="preserve"> i prosljeđivanjem imena modula, kao na Slici 5.2.</w:t>
      </w:r>
    </w:p>
    <w:p w:rsidR="00A20D00" w:rsidRDefault="00A20D00" w:rsidP="00DA4B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DD2AC2">
      <w:pPr>
        <w:spacing w:after="0" w:line="240" w:lineRule="auto"/>
        <w:ind w:firstLine="720"/>
        <w:jc w:val="both"/>
        <w:rPr>
          <w:rFonts w:ascii="Times New Roman" w:hAnsi="Times New Roman" w:cs="Times New Roman"/>
          <w:sz w:val="24"/>
          <w:szCs w:val="24"/>
        </w:rPr>
      </w:pPr>
      <w:r w:rsidRPr="00D115F5">
        <w:rPr>
          <w:rFonts w:ascii="Times New Roman" w:hAnsi="Times New Roman" w:cs="Times New Roman"/>
          <w:i/>
          <w:sz w:val="24"/>
          <w:szCs w:val="24"/>
        </w:rPr>
        <w:t>Local</w:t>
      </w:r>
      <w:r>
        <w:rPr>
          <w:rFonts w:ascii="Times New Roman" w:hAnsi="Times New Roman" w:cs="Times New Roman"/>
          <w:sz w:val="24"/>
          <w:szCs w:val="24"/>
        </w:rPr>
        <w:t xml:space="preserve"> modul se kreira</w:t>
      </w:r>
      <w:r w:rsidRPr="00D115F5">
        <w:rPr>
          <w:rFonts w:ascii="Times New Roman" w:hAnsi="Times New Roman" w:cs="Times New Roman"/>
          <w:sz w:val="24"/>
          <w:szCs w:val="24"/>
        </w:rPr>
        <w:t xml:space="preserve"> </w:t>
      </w:r>
      <w:r>
        <w:rPr>
          <w:rFonts w:ascii="Times New Roman" w:hAnsi="Times New Roman" w:cs="Times New Roman"/>
          <w:sz w:val="24"/>
          <w:szCs w:val="24"/>
        </w:rPr>
        <w:t xml:space="preserve">na način da se kreira </w:t>
      </w:r>
      <w:r w:rsidRPr="004E36E7">
        <w:rPr>
          <w:rFonts w:ascii="Times New Roman" w:hAnsi="Times New Roman" w:cs="Times New Roman"/>
          <w:i/>
          <w:sz w:val="24"/>
          <w:szCs w:val="24"/>
        </w:rPr>
        <w:t>JavaScript</w:t>
      </w:r>
      <w:r>
        <w:rPr>
          <w:rFonts w:ascii="Times New Roman" w:hAnsi="Times New Roman" w:cs="Times New Roman"/>
          <w:sz w:val="24"/>
          <w:szCs w:val="24"/>
        </w:rPr>
        <w:t xml:space="preserve"> datoteka koja izvozi </w:t>
      </w:r>
      <w:r w:rsidRPr="00D115F5">
        <w:rPr>
          <w:rFonts w:ascii="Times New Roman" w:hAnsi="Times New Roman" w:cs="Times New Roman"/>
          <w:sz w:val="24"/>
          <w:szCs w:val="24"/>
        </w:rPr>
        <w:t>objekat</w:t>
      </w:r>
      <w:r>
        <w:rPr>
          <w:rFonts w:ascii="Times New Roman" w:hAnsi="Times New Roman" w:cs="Times New Roman"/>
          <w:sz w:val="24"/>
          <w:szCs w:val="24"/>
        </w:rPr>
        <w:t>,</w:t>
      </w:r>
      <w:r w:rsidRPr="00D115F5">
        <w:rPr>
          <w:rFonts w:ascii="Times New Roman" w:hAnsi="Times New Roman" w:cs="Times New Roman"/>
          <w:sz w:val="24"/>
          <w:szCs w:val="24"/>
        </w:rPr>
        <w:t xml:space="preserve"> koji predstavlja API modula.</w:t>
      </w:r>
      <w:r>
        <w:rPr>
          <w:rFonts w:ascii="Times New Roman" w:hAnsi="Times New Roman" w:cs="Times New Roman"/>
          <w:sz w:val="24"/>
          <w:szCs w:val="24"/>
        </w:rPr>
        <w:t xml:space="preserve"> Ovi moduli se mogu distribuirati putem NPM-a, tako da ih </w:t>
      </w:r>
      <w:r w:rsidRPr="008463A7">
        <w:rPr>
          <w:rFonts w:ascii="Times New Roman" w:hAnsi="Times New Roman" w:cs="Times New Roman"/>
          <w:i/>
          <w:sz w:val="24"/>
          <w:szCs w:val="24"/>
        </w:rPr>
        <w:t>Node.js</w:t>
      </w:r>
      <w:r>
        <w:rPr>
          <w:rFonts w:ascii="Times New Roman" w:hAnsi="Times New Roman" w:cs="Times New Roman"/>
          <w:sz w:val="24"/>
          <w:szCs w:val="24"/>
        </w:rPr>
        <w:t xml:space="preserve"> zajednica može koristiti. Referenciranje </w:t>
      </w:r>
      <w:r w:rsidRPr="002806B0">
        <w:rPr>
          <w:rFonts w:ascii="Times New Roman" w:hAnsi="Times New Roman" w:cs="Times New Roman"/>
          <w:i/>
          <w:sz w:val="24"/>
          <w:szCs w:val="24"/>
        </w:rPr>
        <w:t>local</w:t>
      </w:r>
      <w:r>
        <w:rPr>
          <w:rFonts w:ascii="Times New Roman" w:hAnsi="Times New Roman" w:cs="Times New Roman"/>
          <w:sz w:val="24"/>
          <w:szCs w:val="24"/>
        </w:rPr>
        <w:t xml:space="preserve"> modula vrši se pomoću apsolutne ili relativne putanje. Na Slici 5.4 je prikazano kreiranje </w:t>
      </w:r>
      <w:r w:rsidRPr="00576CDE">
        <w:rPr>
          <w:rFonts w:ascii="Times New Roman" w:hAnsi="Times New Roman" w:cs="Times New Roman"/>
          <w:i/>
          <w:sz w:val="24"/>
          <w:szCs w:val="24"/>
        </w:rPr>
        <w:t>local</w:t>
      </w:r>
      <w:r w:rsidR="00DD2AC2">
        <w:rPr>
          <w:rFonts w:ascii="Times New Roman" w:hAnsi="Times New Roman" w:cs="Times New Roman"/>
          <w:sz w:val="24"/>
          <w:szCs w:val="24"/>
        </w:rPr>
        <w:t xml:space="preserve"> modula.</w:t>
      </w:r>
      <w:r>
        <w:rPr>
          <w:rFonts w:ascii="Times New Roman" w:hAnsi="Times New Roman" w:cs="Times New Roman"/>
          <w:sz w:val="24"/>
          <w:szCs w:val="24"/>
        </w:rPr>
        <w:t xml:space="preserve"> </w:t>
      </w:r>
      <w:r w:rsidR="00DD2AC2">
        <w:rPr>
          <w:rFonts w:ascii="Times New Roman" w:hAnsi="Times New Roman" w:cs="Times New Roman"/>
          <w:sz w:val="24"/>
          <w:szCs w:val="24"/>
        </w:rPr>
        <w:t xml:space="preserve">    </w:t>
      </w:r>
    </w:p>
    <w:p w:rsidR="00A20D00" w:rsidRDefault="00A20D00" w:rsidP="00A20D00">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A20D00" w:rsidRDefault="0010006C" w:rsidP="00A20D00">
      <w:pPr>
        <w:spacing w:after="0"/>
        <w:ind w:firstLine="720"/>
        <w:jc w:val="both"/>
        <w:rPr>
          <w:rFonts w:ascii="Times New Roman" w:hAnsi="Times New Roman" w:cs="Times New Roman"/>
          <w:sz w:val="24"/>
          <w:szCs w:val="24"/>
        </w:rPr>
      </w:pPr>
      <w:r>
        <w:rPr>
          <w:rFonts w:ascii="Times New Roman" w:hAnsi="Times New Roman" w:cs="Times New Roman"/>
          <w:noProof/>
          <w:sz w:val="24"/>
          <w:szCs w:val="24"/>
        </w:rPr>
        <w:pict>
          <v:shape id="Text Box 20" o:spid="_x0000_s1048" type="#_x0000_t202" style="position:absolute;left:0;text-align:left;margin-left:.75pt;margin-top:1.75pt;width:447.75pt;height:190.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message.js</w:t>
                  </w:r>
                </w:p>
                <w:p w:rsidR="000D75C7" w:rsidRDefault="000D75C7" w:rsidP="00A20D00">
                  <w:pPr>
                    <w:spacing w:after="0" w:line="240" w:lineRule="auto"/>
                    <w:rPr>
                      <w:rFonts w:ascii="Courier New" w:hAnsi="Courier New" w:cs="Courier New"/>
                      <w:lang w:val="sr-Latn-BA"/>
                    </w:rPr>
                  </w:pP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lang w:val="sr-Latn-BA"/>
                    </w:rPr>
                    <w:t>function info(info)</w:t>
                  </w:r>
                  <w:r w:rsidRPr="005B6E2D">
                    <w:rPr>
                      <w:rFonts w:ascii="Courier New" w:hAnsi="Courier New" w:cs="Courier New"/>
                    </w:rPr>
                    <w:t>{</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ab/>
                    <w:t>console.log(‘Info: ’ + info);</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w:t>
                  </w:r>
                </w:p>
                <w:p w:rsidR="000D75C7" w:rsidRPr="005B6E2D" w:rsidRDefault="000D75C7" w:rsidP="00A20D00">
                  <w:pPr>
                    <w:spacing w:after="0" w:line="240" w:lineRule="auto"/>
                    <w:rPr>
                      <w:rFonts w:ascii="Courier New" w:hAnsi="Courier New" w:cs="Courier New"/>
                    </w:rPr>
                  </w:pP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function error(error){</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ab/>
                    <w:t>console.log(‘Error: ’ + error);</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w:t>
                  </w:r>
                </w:p>
                <w:p w:rsidR="000D75C7" w:rsidRPr="005B6E2D" w:rsidRDefault="000D75C7" w:rsidP="00A20D00">
                  <w:pPr>
                    <w:spacing w:after="0" w:line="240" w:lineRule="auto"/>
                    <w:rPr>
                      <w:rFonts w:ascii="Courier New" w:hAnsi="Courier New" w:cs="Courier New"/>
                    </w:rPr>
                  </w:pP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module.exports  = {</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ab/>
                    <w:t>info,</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ab/>
                    <w:t>error</w:t>
                  </w:r>
                </w:p>
                <w:p w:rsidR="000D75C7" w:rsidRPr="005B6E2D" w:rsidRDefault="000D75C7" w:rsidP="00A20D00">
                  <w:pPr>
                    <w:spacing w:after="0" w:line="240" w:lineRule="auto"/>
                    <w:rPr>
                      <w:rFonts w:ascii="Courier New" w:hAnsi="Courier New" w:cs="Courier New"/>
                    </w:rPr>
                  </w:pPr>
                  <w:r w:rsidRPr="005B6E2D">
                    <w:rPr>
                      <w:rFonts w:ascii="Courier New" w:hAnsi="Courier New" w:cs="Courier New"/>
                    </w:rPr>
                    <w:t>}</w:t>
                  </w:r>
                </w:p>
              </w:txbxContent>
            </v:textbox>
          </v:shape>
        </w:pict>
      </w:r>
    </w:p>
    <w:p w:rsidR="00A20D00" w:rsidRDefault="00A20D00" w:rsidP="00A20D00">
      <w:pPr>
        <w:spacing w:after="0"/>
        <w:ind w:firstLine="720"/>
        <w:jc w:val="both"/>
        <w:rPr>
          <w:rFonts w:ascii="Times New Roman" w:hAnsi="Times New Roman" w:cs="Times New Roman"/>
          <w:sz w:val="24"/>
          <w:szCs w:val="24"/>
        </w:rPr>
      </w:pPr>
    </w:p>
    <w:p w:rsidR="00A20D00" w:rsidRDefault="00A20D00" w:rsidP="00A20D00">
      <w:pPr>
        <w:spacing w:after="0"/>
        <w:ind w:firstLine="720"/>
        <w:jc w:val="both"/>
        <w:rPr>
          <w:rFonts w:ascii="Times New Roman" w:hAnsi="Times New Roman" w:cs="Times New Roman"/>
          <w:sz w:val="24"/>
          <w:szCs w:val="24"/>
        </w:rPr>
      </w:pPr>
    </w:p>
    <w:p w:rsidR="00A20D00" w:rsidRDefault="00A20D00" w:rsidP="00A20D00">
      <w:pPr>
        <w:spacing w:after="0"/>
        <w:ind w:firstLine="720"/>
        <w:jc w:val="both"/>
        <w:rPr>
          <w:rFonts w:ascii="Times New Roman" w:hAnsi="Times New Roman" w:cs="Times New Roman"/>
          <w:sz w:val="24"/>
          <w:szCs w:val="24"/>
        </w:rPr>
      </w:pPr>
    </w:p>
    <w:p w:rsidR="00A20D00" w:rsidRPr="00604C34"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21" o:spid="_x0000_s1049" type="#_x0000_t202" style="position:absolute;left:0;text-align:left;margin-left:4.5pt;margin-top:3.9pt;width:444pt;height:20.3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5.4</w:t>
                  </w:r>
                  <w:r>
                    <w:rPr>
                      <w:rFonts w:ascii="Times New Roman" w:hAnsi="Times New Roman" w:cs="Times New Roman"/>
                      <w:i/>
                    </w:rPr>
                    <w:t xml:space="preserve"> – Primjer kreiranja lokalnog modula</w:t>
                  </w:r>
                </w:p>
              </w:txbxContent>
            </v:textbox>
          </v:shape>
        </w:pict>
      </w:r>
    </w:p>
    <w:p w:rsidR="00A20D00" w:rsidRDefault="00A20D00" w:rsidP="00A20D00">
      <w:pPr>
        <w:rPr>
          <w:lang w:val="sr-Latn-BA"/>
        </w:rPr>
      </w:pPr>
    </w:p>
    <w:p w:rsidR="00A20D00" w:rsidRDefault="00A20D00" w:rsidP="00A20D00">
      <w:pPr>
        <w:rPr>
          <w:lang w:val="sr-Latn-BA"/>
        </w:rPr>
      </w:pPr>
    </w:p>
    <w:p w:rsidR="00DE4F2C" w:rsidRDefault="00DE4F2C" w:rsidP="00A20D00">
      <w:pPr>
        <w:rPr>
          <w:lang w:val="sr-Latn-BA"/>
        </w:rPr>
      </w:pPr>
    </w:p>
    <w:p w:rsidR="00DE4F2C" w:rsidRDefault="00DE4F2C" w:rsidP="00A20D00">
      <w:pPr>
        <w:rPr>
          <w:lang w:val="sr-Latn-BA"/>
        </w:rPr>
      </w:pPr>
    </w:p>
    <w:p w:rsidR="00DE4F2C" w:rsidRDefault="00DE4F2C" w:rsidP="00A20D00">
      <w:pPr>
        <w:rPr>
          <w:lang w:val="sr-Latn-BA"/>
        </w:rPr>
      </w:pPr>
    </w:p>
    <w:p w:rsidR="00DE4F2C" w:rsidRDefault="00DE4F2C" w:rsidP="00A20D00">
      <w:pPr>
        <w:rPr>
          <w:lang w:val="sr-Latn-BA"/>
        </w:rPr>
      </w:pPr>
    </w:p>
    <w:p w:rsidR="00A20D00" w:rsidRPr="007F4F63" w:rsidRDefault="00A20D00" w:rsidP="00DE4F2C">
      <w:pPr>
        <w:pStyle w:val="Heading2"/>
        <w:spacing w:line="240" w:lineRule="auto"/>
        <w:jc w:val="both"/>
        <w:rPr>
          <w:rFonts w:ascii="Times New Roman" w:hAnsi="Times New Roman" w:cs="Times New Roman"/>
          <w:lang w:val="sr-Latn-BA"/>
        </w:rPr>
      </w:pPr>
      <w:bookmarkStart w:id="13" w:name="_Toc9960909"/>
      <w:r w:rsidRPr="007F4F63">
        <w:rPr>
          <w:rFonts w:ascii="Times New Roman" w:hAnsi="Times New Roman" w:cs="Times New Roman"/>
          <w:lang w:val="sr-Latn-BA"/>
        </w:rPr>
        <w:lastRenderedPageBreak/>
        <w:t>Express.js</w:t>
      </w:r>
      <w:bookmarkEnd w:id="13"/>
    </w:p>
    <w:p w:rsidR="00A20D00" w:rsidRDefault="00A20D00" w:rsidP="00DE4F2C">
      <w:pPr>
        <w:spacing w:after="0" w:line="240" w:lineRule="auto"/>
        <w:jc w:val="both"/>
        <w:rPr>
          <w:lang w:val="sr-Latn-BA"/>
        </w:rPr>
      </w:pPr>
    </w:p>
    <w:p w:rsidR="00A20D00" w:rsidRDefault="00A20D00" w:rsidP="00DE4F2C">
      <w:pPr>
        <w:spacing w:after="0" w:line="240" w:lineRule="auto"/>
        <w:ind w:firstLine="576"/>
        <w:jc w:val="both"/>
        <w:rPr>
          <w:rFonts w:ascii="Times New Roman" w:hAnsi="Times New Roman" w:cs="Times New Roman"/>
          <w:sz w:val="24"/>
          <w:szCs w:val="24"/>
          <w:lang w:val="sr-Latn-BA"/>
        </w:rPr>
      </w:pPr>
      <w:r w:rsidRPr="008463A7">
        <w:rPr>
          <w:rFonts w:ascii="Times New Roman" w:hAnsi="Times New Roman" w:cs="Times New Roman"/>
          <w:i/>
          <w:sz w:val="24"/>
          <w:szCs w:val="24"/>
          <w:lang w:val="sr-Latn-BA"/>
        </w:rPr>
        <w:t>Express.js</w:t>
      </w:r>
      <w:r>
        <w:rPr>
          <w:rStyle w:val="FootnoteReference"/>
          <w:rFonts w:ascii="Times New Roman" w:hAnsi="Times New Roman" w:cs="Times New Roman"/>
          <w:sz w:val="24"/>
          <w:szCs w:val="24"/>
          <w:lang w:val="sr-Latn-BA"/>
        </w:rPr>
        <w:footnoteReference w:id="7"/>
      </w:r>
      <w:r>
        <w:rPr>
          <w:rFonts w:ascii="Times New Roman" w:hAnsi="Times New Roman" w:cs="Times New Roman"/>
          <w:sz w:val="24"/>
          <w:szCs w:val="24"/>
          <w:lang w:val="sr-Latn-BA"/>
        </w:rPr>
        <w:t xml:space="preserve"> je najpopularnije razvojn</w:t>
      </w:r>
      <w:r w:rsidR="00CF28EF">
        <w:rPr>
          <w:rFonts w:ascii="Times New Roman" w:hAnsi="Times New Roman" w:cs="Times New Roman"/>
          <w:sz w:val="24"/>
          <w:szCs w:val="24"/>
          <w:lang w:val="sr-Latn-BA"/>
        </w:rPr>
        <w:t>i</w:t>
      </w:r>
      <w:r>
        <w:rPr>
          <w:rFonts w:ascii="Times New Roman" w:hAnsi="Times New Roman" w:cs="Times New Roman"/>
          <w:sz w:val="24"/>
          <w:szCs w:val="24"/>
          <w:lang w:val="sr-Latn-BA"/>
        </w:rPr>
        <w:t xml:space="preserve"> </w:t>
      </w:r>
      <w:r w:rsidR="00CF28EF">
        <w:rPr>
          <w:rFonts w:ascii="Times New Roman" w:hAnsi="Times New Roman" w:cs="Times New Roman"/>
          <w:sz w:val="24"/>
          <w:szCs w:val="24"/>
          <w:lang w:val="sr-Latn-BA"/>
        </w:rPr>
        <w:t xml:space="preserve">okvir (eng. </w:t>
      </w:r>
      <w:r w:rsidR="00CF28EF">
        <w:rPr>
          <w:rFonts w:ascii="Times New Roman" w:hAnsi="Times New Roman" w:cs="Times New Roman"/>
          <w:i/>
          <w:sz w:val="24"/>
          <w:szCs w:val="24"/>
          <w:lang w:val="sr-Latn-BA"/>
        </w:rPr>
        <w:t>framework</w:t>
      </w:r>
      <w:r w:rsidR="00CF28EF">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za </w:t>
      </w:r>
      <w:r w:rsidRPr="008463A7">
        <w:rPr>
          <w:rFonts w:ascii="Times New Roman" w:hAnsi="Times New Roman" w:cs="Times New Roman"/>
          <w:i/>
          <w:sz w:val="24"/>
          <w:szCs w:val="24"/>
          <w:lang w:val="sr-Latn-BA"/>
        </w:rPr>
        <w:t>Node.js</w:t>
      </w:r>
      <w:r>
        <w:rPr>
          <w:rFonts w:ascii="Times New Roman" w:hAnsi="Times New Roman" w:cs="Times New Roman"/>
          <w:sz w:val="24"/>
          <w:szCs w:val="24"/>
          <w:lang w:val="sr-Latn-BA"/>
        </w:rPr>
        <w:t xml:space="preserve"> i osnovna biblioteka za brojna druga razvojna okruženja.</w:t>
      </w:r>
      <w:sdt>
        <w:sdtPr>
          <w:rPr>
            <w:rFonts w:ascii="Times New Roman" w:hAnsi="Times New Roman" w:cs="Times New Roman"/>
            <w:sz w:val="24"/>
            <w:szCs w:val="24"/>
            <w:lang w:val="sr-Latn-BA"/>
          </w:rPr>
          <w:id w:val="1641234836"/>
          <w:citation/>
        </w:sdtPr>
        <w:sdtEndPr/>
        <w:sdtContent>
          <w:r w:rsidR="00876873">
            <w:rPr>
              <w:rFonts w:ascii="Times New Roman" w:hAnsi="Times New Roman" w:cs="Times New Roman"/>
              <w:sz w:val="24"/>
              <w:szCs w:val="24"/>
              <w:lang w:val="sr-Latn-BA"/>
            </w:rPr>
            <w:fldChar w:fldCharType="begin"/>
          </w:r>
          <w:r>
            <w:rPr>
              <w:rFonts w:ascii="Times New Roman" w:hAnsi="Times New Roman" w:cs="Times New Roman"/>
              <w:sz w:val="24"/>
              <w:szCs w:val="24"/>
            </w:rPr>
            <w:instrText xml:space="preserve"> CITATION MDN198 \l 1033 </w:instrText>
          </w:r>
          <w:r w:rsidR="00876873">
            <w:rPr>
              <w:rFonts w:ascii="Times New Roman" w:hAnsi="Times New Roman" w:cs="Times New Roman"/>
              <w:sz w:val="24"/>
              <w:szCs w:val="24"/>
              <w:lang w:val="sr-Latn-BA"/>
            </w:rPr>
            <w:fldChar w:fldCharType="separate"/>
          </w:r>
          <w:r>
            <w:rPr>
              <w:rFonts w:ascii="Times New Roman" w:hAnsi="Times New Roman" w:cs="Times New Roman"/>
              <w:noProof/>
              <w:sz w:val="24"/>
              <w:szCs w:val="24"/>
            </w:rPr>
            <w:t xml:space="preserve"> </w:t>
          </w:r>
          <w:r w:rsidRPr="00CA3885">
            <w:rPr>
              <w:rFonts w:ascii="Times New Roman" w:hAnsi="Times New Roman" w:cs="Times New Roman"/>
              <w:noProof/>
              <w:sz w:val="24"/>
              <w:szCs w:val="24"/>
            </w:rPr>
            <w:t>[</w:t>
          </w:r>
          <w:hyperlink w:anchor="MDN198" w:history="1">
            <w:r w:rsidRPr="00CA3885">
              <w:rPr>
                <w:rStyle w:val="HeaderChar"/>
                <w:rFonts w:ascii="Times New Roman" w:hAnsi="Times New Roman" w:cs="Times New Roman"/>
                <w:noProof/>
                <w:sz w:val="24"/>
                <w:szCs w:val="24"/>
              </w:rPr>
              <w:t>20</w:t>
            </w:r>
          </w:hyperlink>
          <w:r w:rsidRPr="00CA3885">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p>
    <w:p w:rsidR="00A20D00" w:rsidRDefault="00A20D00" w:rsidP="00DE4F2C">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Nudi sljedeće mehanizme:</w:t>
      </w:r>
    </w:p>
    <w:p w:rsidR="00A20D00" w:rsidRDefault="00A20D00" w:rsidP="00DE4F2C">
      <w:pPr>
        <w:pStyle w:val="ListParagraph"/>
        <w:numPr>
          <w:ilvl w:val="0"/>
          <w:numId w:val="13"/>
        </w:num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pisanje rukovaoca (eng. </w:t>
      </w:r>
      <w:r w:rsidRPr="000B5CA6">
        <w:rPr>
          <w:rFonts w:ascii="Times New Roman" w:hAnsi="Times New Roman" w:cs="Times New Roman"/>
          <w:i/>
          <w:sz w:val="24"/>
          <w:szCs w:val="24"/>
          <w:lang w:val="sr-Latn-BA"/>
        </w:rPr>
        <w:t>handlers</w:t>
      </w:r>
      <w:r>
        <w:rPr>
          <w:rFonts w:ascii="Times New Roman" w:hAnsi="Times New Roman" w:cs="Times New Roman"/>
          <w:sz w:val="24"/>
          <w:szCs w:val="24"/>
          <w:lang w:val="sr-Latn-BA"/>
        </w:rPr>
        <w:t>) za korisničke zahtjeve sa različitim HTTP metodama i URL putanjama</w:t>
      </w:r>
    </w:p>
    <w:p w:rsidR="00A20D00" w:rsidRDefault="00A20D00" w:rsidP="00DE4F2C">
      <w:pPr>
        <w:pStyle w:val="ListParagraph"/>
        <w:numPr>
          <w:ilvl w:val="0"/>
          <w:numId w:val="13"/>
        </w:num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integrisanje sa „</w:t>
      </w:r>
      <w:r w:rsidRPr="000B5CA6">
        <w:rPr>
          <w:rFonts w:ascii="Times New Roman" w:hAnsi="Times New Roman" w:cs="Times New Roman"/>
          <w:i/>
          <w:sz w:val="24"/>
          <w:szCs w:val="24"/>
          <w:lang w:val="sr-Latn-BA"/>
        </w:rPr>
        <w:t>view</w:t>
      </w:r>
      <w:r>
        <w:rPr>
          <w:rFonts w:ascii="Times New Roman" w:hAnsi="Times New Roman" w:cs="Times New Roman"/>
          <w:sz w:val="24"/>
          <w:szCs w:val="24"/>
          <w:lang w:val="sr-Latn-BA"/>
        </w:rPr>
        <w:t xml:space="preserve">“ mehanizmima za prikazivanje, kako bi se generisali odgovori ubacivanjem podataka u šablone (eng. </w:t>
      </w:r>
      <w:r w:rsidRPr="004A38E8">
        <w:rPr>
          <w:rFonts w:ascii="Times New Roman" w:hAnsi="Times New Roman" w:cs="Times New Roman"/>
          <w:i/>
          <w:sz w:val="24"/>
          <w:szCs w:val="24"/>
          <w:lang w:val="sr-Latn-BA"/>
        </w:rPr>
        <w:t>templates</w:t>
      </w:r>
      <w:r>
        <w:rPr>
          <w:rFonts w:ascii="Times New Roman" w:hAnsi="Times New Roman" w:cs="Times New Roman"/>
          <w:sz w:val="24"/>
          <w:szCs w:val="24"/>
          <w:lang w:val="sr-Latn-BA"/>
        </w:rPr>
        <w:t>)</w:t>
      </w:r>
    </w:p>
    <w:p w:rsidR="00A20D00" w:rsidRDefault="00A20D00" w:rsidP="00DE4F2C">
      <w:pPr>
        <w:pStyle w:val="ListParagraph"/>
        <w:numPr>
          <w:ilvl w:val="0"/>
          <w:numId w:val="13"/>
        </w:num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postavljanje </w:t>
      </w:r>
      <w:r w:rsidRPr="00811351">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postavki aplikacije kao što su: port koji se koristi za povezivanje, lokaciju šablona koji se koriste za prikazivanje odgovora</w:t>
      </w:r>
    </w:p>
    <w:p w:rsidR="00A20D00" w:rsidRDefault="00A20D00" w:rsidP="00DE4F2C">
      <w:pPr>
        <w:pStyle w:val="ListParagraph"/>
        <w:numPr>
          <w:ilvl w:val="0"/>
          <w:numId w:val="13"/>
        </w:num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dodavanje „middleware“ za dodatnu obradu korisničkih zahtjeva</w:t>
      </w:r>
    </w:p>
    <w:p w:rsidR="00A20D00" w:rsidRDefault="00A20D00" w:rsidP="00DE4F2C">
      <w:pPr>
        <w:spacing w:after="0" w:line="240" w:lineRule="auto"/>
        <w:ind w:left="720"/>
        <w:jc w:val="both"/>
        <w:rPr>
          <w:rFonts w:ascii="Times New Roman" w:hAnsi="Times New Roman" w:cs="Times New Roman"/>
          <w:sz w:val="24"/>
          <w:szCs w:val="24"/>
          <w:lang w:val="sr-Latn-BA"/>
        </w:rPr>
      </w:pPr>
    </w:p>
    <w:p w:rsidR="00A20D00" w:rsidRDefault="00A20D00" w:rsidP="00DE4F2C">
      <w:pPr>
        <w:spacing w:after="0" w:line="240" w:lineRule="auto"/>
        <w:ind w:left="720"/>
        <w:jc w:val="both"/>
        <w:rPr>
          <w:rFonts w:ascii="Times New Roman" w:hAnsi="Times New Roman" w:cs="Times New Roman"/>
          <w:sz w:val="24"/>
          <w:szCs w:val="24"/>
          <w:lang w:val="sr-Latn-BA"/>
        </w:rPr>
      </w:pPr>
      <w:r>
        <w:rPr>
          <w:rFonts w:ascii="Times New Roman" w:hAnsi="Times New Roman" w:cs="Times New Roman"/>
          <w:sz w:val="24"/>
          <w:szCs w:val="24"/>
          <w:lang w:val="sr-Latn-BA"/>
        </w:rPr>
        <w:t>Express.js se instalira pomoću NPM, naredbom</w:t>
      </w:r>
      <w:r w:rsidR="00DE4F2C">
        <w:rPr>
          <w:rFonts w:ascii="Times New Roman" w:hAnsi="Times New Roman" w:cs="Times New Roman"/>
          <w:sz w:val="24"/>
          <w:szCs w:val="24"/>
          <w:lang w:val="sr-Latn-BA"/>
        </w:rPr>
        <w:t xml:space="preserve"> koja je prikazana na Slici 5.5.</w:t>
      </w:r>
    </w:p>
    <w:p w:rsidR="00A20D00" w:rsidRDefault="00A20D00" w:rsidP="00A20D00">
      <w:pPr>
        <w:spacing w:after="0" w:line="240" w:lineRule="auto"/>
        <w:ind w:left="720"/>
        <w:jc w:val="both"/>
        <w:rPr>
          <w:rFonts w:ascii="Times New Roman" w:hAnsi="Times New Roman" w:cs="Times New Roman"/>
          <w:sz w:val="24"/>
          <w:szCs w:val="24"/>
          <w:lang w:val="sr-Latn-BA"/>
        </w:rPr>
      </w:pPr>
    </w:p>
    <w:p w:rsidR="00A20D00" w:rsidRPr="000F252C" w:rsidRDefault="0010006C" w:rsidP="00A20D00">
      <w:pPr>
        <w:spacing w:after="0" w:line="240" w:lineRule="auto"/>
        <w:ind w:left="72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22" o:spid="_x0000_s1050" type="#_x0000_t202" style="position:absolute;left:0;text-align:left;margin-left:3pt;margin-top:5.7pt;width:449.25pt;height:25.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" fillcolor="white [3201]" strokeweight=".5pt">
            <v:path arrowok="t"/>
            <v:textbox>
              <w:txbxContent>
                <w:p w:rsidR="000D75C7" w:rsidRPr="000F252C" w:rsidRDefault="000D75C7" w:rsidP="00A20D00">
                  <w:pPr>
                    <w:rPr>
                      <w:rFonts w:ascii="Courier New" w:hAnsi="Courier New" w:cs="Courier New"/>
                      <w:lang w:val="sr-Latn-BA"/>
                    </w:rPr>
                  </w:pPr>
                  <w:r w:rsidRPr="000F252C">
                    <w:rPr>
                      <w:rFonts w:ascii="Courier New" w:hAnsi="Courier New" w:cs="Courier New"/>
                      <w:lang w:val="sr-Latn-BA"/>
                    </w:rPr>
                    <w:t>$ npm install express  --save</w:t>
                  </w:r>
                </w:p>
              </w:txbxContent>
            </v:textbox>
          </v:shape>
        </w:pict>
      </w:r>
    </w:p>
    <w:p w:rsidR="00A20D00" w:rsidRPr="00534760" w:rsidRDefault="00A20D00"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  </w:t>
      </w:r>
    </w:p>
    <w:p w:rsidR="00A20D00" w:rsidRDefault="0010006C" w:rsidP="00A20D00">
      <w:pPr>
        <w:spacing w:after="0" w:line="240" w:lineRule="auto"/>
        <w:jc w:val="both"/>
        <w:rPr>
          <w:rFonts w:ascii="Times New Roman" w:hAnsi="Times New Roman" w:cs="Times New Roman"/>
          <w:sz w:val="24"/>
          <w:szCs w:val="24"/>
        </w:rPr>
      </w:pPr>
      <w:r>
        <w:rPr>
          <w:noProof/>
        </w:rPr>
        <w:pict>
          <v:shape id="Text Box 23" o:spid="_x0000_s1051" type="#_x0000_t202" style="position:absolute;left:0;text-align:left;margin-left:3pt;margin-top:8.1pt;width:449.25pt;height:20.35pt;z-index:2516807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" stroked="f">
            <v:path arrowok="t"/>
            <v:textbox style="mso-fit-shape-to-text:t" inset="0,0,0,0">
              <w:txbxContent>
                <w:p w:rsidR="000D75C7" w:rsidRPr="00087CD2" w:rsidRDefault="000D75C7" w:rsidP="00A20D00">
                  <w:pPr>
                    <w:pStyle w:val="Caption"/>
                    <w:jc w:val="center"/>
                    <w:rPr>
                      <w:rFonts w:ascii="Times New Roman" w:hAnsi="Times New Roman" w:cs="Times New Roman"/>
                      <w:i/>
                      <w:noProof/>
                      <w:sz w:val="24"/>
                      <w:szCs w:val="24"/>
                    </w:rPr>
                  </w:pPr>
                  <w:r w:rsidRPr="00087CD2">
                    <w:rPr>
                      <w:rFonts w:ascii="Times New Roman" w:hAnsi="Times New Roman" w:cs="Times New Roman"/>
                      <w:i/>
                    </w:rPr>
                    <w:t>Slika 5.5</w:t>
                  </w:r>
                  <w:r>
                    <w:rPr>
                      <w:rFonts w:ascii="Times New Roman" w:hAnsi="Times New Roman" w:cs="Times New Roman"/>
                      <w:i/>
                    </w:rPr>
                    <w:t xml:space="preserve"> – Instaliranje Express framework-a</w:t>
                  </w:r>
                </w:p>
              </w:txbxContent>
            </v:textbox>
          </v:shape>
        </w:pict>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DE4F2C">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Na ovaj način će </w:t>
      </w:r>
      <w:r w:rsidRPr="00811351">
        <w:rPr>
          <w:rFonts w:ascii="Times New Roman" w:hAnsi="Times New Roman" w:cs="Times New Roman"/>
          <w:i/>
          <w:sz w:val="24"/>
          <w:szCs w:val="24"/>
        </w:rPr>
        <w:t>Express.js</w:t>
      </w:r>
      <w:r>
        <w:rPr>
          <w:rFonts w:ascii="Times New Roman" w:hAnsi="Times New Roman" w:cs="Times New Roman"/>
          <w:sz w:val="24"/>
          <w:szCs w:val="24"/>
        </w:rPr>
        <w:t xml:space="preserve"> biti instaliran i sačuvan u listi zavisnosti (eng. </w:t>
      </w:r>
      <w:r w:rsidRPr="006C0FC1">
        <w:rPr>
          <w:rFonts w:ascii="Times New Roman" w:hAnsi="Times New Roman" w:cs="Times New Roman"/>
          <w:i/>
          <w:sz w:val="24"/>
          <w:szCs w:val="24"/>
        </w:rPr>
        <w:t>dependencies</w:t>
      </w:r>
      <w:r>
        <w:rPr>
          <w:rFonts w:ascii="Times New Roman" w:hAnsi="Times New Roman" w:cs="Times New Roman"/>
          <w:sz w:val="24"/>
          <w:szCs w:val="24"/>
        </w:rPr>
        <w:t xml:space="preserve">). Instaliranjem </w:t>
      </w:r>
      <w:r w:rsidRPr="00811351">
        <w:rPr>
          <w:rFonts w:ascii="Times New Roman" w:hAnsi="Times New Roman" w:cs="Times New Roman"/>
          <w:i/>
          <w:sz w:val="24"/>
          <w:szCs w:val="24"/>
        </w:rPr>
        <w:t>Express.js</w:t>
      </w:r>
      <w:r>
        <w:rPr>
          <w:rFonts w:ascii="Times New Roman" w:hAnsi="Times New Roman" w:cs="Times New Roman"/>
          <w:sz w:val="24"/>
          <w:szCs w:val="24"/>
        </w:rPr>
        <w:t xml:space="preserve">-a dobijaju se datoteke na osnovu kojih se bazira nova aplikacija. Prva je manifest datoteka </w:t>
      </w:r>
      <w:r w:rsidRPr="006C0FC1">
        <w:rPr>
          <w:rFonts w:ascii="Times New Roman" w:hAnsi="Times New Roman" w:cs="Times New Roman"/>
          <w:i/>
          <w:sz w:val="24"/>
          <w:szCs w:val="24"/>
        </w:rPr>
        <w:t>package.json</w:t>
      </w:r>
      <w:r>
        <w:rPr>
          <w:rFonts w:ascii="Times New Roman" w:hAnsi="Times New Roman" w:cs="Times New Roman"/>
          <w:sz w:val="24"/>
          <w:szCs w:val="24"/>
        </w:rPr>
        <w:t xml:space="preserve">. Osnovna namjena ove datoteke je </w:t>
      </w:r>
      <w:r w:rsidRPr="000A703F">
        <w:rPr>
          <w:rFonts w:ascii="Times New Roman" w:hAnsi="Times New Roman" w:cs="Times New Roman"/>
          <w:sz w:val="24"/>
          <w:szCs w:val="24"/>
        </w:rPr>
        <w:t>ta da sadr</w:t>
      </w:r>
      <w:r>
        <w:rPr>
          <w:rFonts w:ascii="Times New Roman" w:hAnsi="Times New Roman" w:cs="Times New Roman"/>
          <w:sz w:val="24"/>
          <w:szCs w:val="24"/>
        </w:rPr>
        <w:t>ži listu zavisnosti modula koje</w:t>
      </w:r>
      <w:r w:rsidRPr="000A703F">
        <w:rPr>
          <w:rFonts w:ascii="Times New Roman" w:hAnsi="Times New Roman" w:cs="Times New Roman"/>
          <w:sz w:val="24"/>
          <w:szCs w:val="24"/>
        </w:rPr>
        <w:t xml:space="preserve"> NPM može koristiti </w:t>
      </w:r>
      <w:r>
        <w:rPr>
          <w:rFonts w:ascii="Times New Roman" w:hAnsi="Times New Roman" w:cs="Times New Roman"/>
          <w:sz w:val="24"/>
          <w:szCs w:val="24"/>
        </w:rPr>
        <w:t xml:space="preserve">da bi ih instalirao. </w:t>
      </w:r>
      <w:r w:rsidRPr="000A703F">
        <w:rPr>
          <w:rFonts w:ascii="Times New Roman" w:hAnsi="Times New Roman" w:cs="Times New Roman"/>
          <w:sz w:val="24"/>
          <w:szCs w:val="24"/>
        </w:rPr>
        <w:t>Kada se instaliraju ove zavisnosti smje</w:t>
      </w:r>
      <w:r>
        <w:rPr>
          <w:rFonts w:ascii="Times New Roman" w:hAnsi="Times New Roman" w:cs="Times New Roman"/>
          <w:sz w:val="24"/>
          <w:szCs w:val="24"/>
        </w:rPr>
        <w:t>š</w:t>
      </w:r>
      <w:r w:rsidRPr="000A703F">
        <w:rPr>
          <w:rFonts w:ascii="Times New Roman" w:hAnsi="Times New Roman" w:cs="Times New Roman"/>
          <w:sz w:val="24"/>
          <w:szCs w:val="24"/>
        </w:rPr>
        <w:t xml:space="preserve">taju se u </w:t>
      </w:r>
      <w:r w:rsidRPr="006C0FC1">
        <w:rPr>
          <w:rFonts w:ascii="Times New Roman" w:hAnsi="Times New Roman" w:cs="Times New Roman"/>
          <w:i/>
          <w:sz w:val="24"/>
          <w:szCs w:val="24"/>
        </w:rPr>
        <w:t>node_modules</w:t>
      </w:r>
      <w:r w:rsidRPr="000A703F">
        <w:rPr>
          <w:rFonts w:ascii="Times New Roman" w:hAnsi="Times New Roman" w:cs="Times New Roman"/>
          <w:sz w:val="24"/>
          <w:szCs w:val="24"/>
        </w:rPr>
        <w:t xml:space="preserve"> </w:t>
      </w:r>
      <w:r>
        <w:rPr>
          <w:rFonts w:ascii="Times New Roman" w:hAnsi="Times New Roman" w:cs="Times New Roman"/>
          <w:sz w:val="24"/>
          <w:szCs w:val="24"/>
        </w:rPr>
        <w:t>folder</w:t>
      </w:r>
      <w:r w:rsidRPr="000A703F">
        <w:rPr>
          <w:rFonts w:ascii="Times New Roman" w:hAnsi="Times New Roman" w:cs="Times New Roman"/>
          <w:sz w:val="24"/>
          <w:szCs w:val="24"/>
        </w:rPr>
        <w:t>.</w:t>
      </w:r>
      <w:r>
        <w:rPr>
          <w:rFonts w:ascii="Times New Roman" w:hAnsi="Times New Roman" w:cs="Times New Roman"/>
          <w:sz w:val="24"/>
          <w:szCs w:val="24"/>
        </w:rPr>
        <w:t xml:space="preserve"> Sljedeći je </w:t>
      </w:r>
      <w:r w:rsidRPr="00263E70">
        <w:rPr>
          <w:rFonts w:ascii="Times New Roman" w:hAnsi="Times New Roman" w:cs="Times New Roman"/>
          <w:i/>
          <w:sz w:val="24"/>
          <w:szCs w:val="24"/>
        </w:rPr>
        <w:t>public</w:t>
      </w:r>
      <w:r>
        <w:rPr>
          <w:rFonts w:ascii="Times New Roman" w:hAnsi="Times New Roman" w:cs="Times New Roman"/>
          <w:sz w:val="24"/>
          <w:szCs w:val="24"/>
        </w:rPr>
        <w:t xml:space="preserve"> folder, koji sadrži foldere za statičke datoteke koji mogu biti potrebni aplikaciji. Neki od standardnih foldera su: </w:t>
      </w:r>
      <w:r w:rsidRPr="00BA1BA7">
        <w:rPr>
          <w:rFonts w:ascii="Times New Roman" w:hAnsi="Times New Roman" w:cs="Times New Roman"/>
          <w:i/>
          <w:sz w:val="24"/>
          <w:szCs w:val="24"/>
        </w:rPr>
        <w:t>images</w:t>
      </w:r>
      <w:r>
        <w:rPr>
          <w:rFonts w:ascii="Times New Roman" w:hAnsi="Times New Roman" w:cs="Times New Roman"/>
          <w:sz w:val="24"/>
          <w:szCs w:val="24"/>
        </w:rPr>
        <w:t xml:space="preserve">, </w:t>
      </w:r>
      <w:r w:rsidRPr="00BA1BA7">
        <w:rPr>
          <w:rFonts w:ascii="Times New Roman" w:hAnsi="Times New Roman" w:cs="Times New Roman"/>
          <w:i/>
          <w:sz w:val="24"/>
          <w:szCs w:val="24"/>
        </w:rPr>
        <w:t>javascripts</w:t>
      </w:r>
      <w:r>
        <w:rPr>
          <w:rFonts w:ascii="Times New Roman" w:hAnsi="Times New Roman" w:cs="Times New Roman"/>
          <w:sz w:val="24"/>
          <w:szCs w:val="24"/>
        </w:rPr>
        <w:t xml:space="preserve">, </w:t>
      </w:r>
      <w:r w:rsidRPr="00BA1BA7">
        <w:rPr>
          <w:rFonts w:ascii="Times New Roman" w:hAnsi="Times New Roman" w:cs="Times New Roman"/>
          <w:i/>
          <w:sz w:val="24"/>
          <w:szCs w:val="24"/>
        </w:rPr>
        <w:t>stylesheets</w:t>
      </w:r>
      <w:r>
        <w:rPr>
          <w:rFonts w:ascii="Times New Roman" w:hAnsi="Times New Roman" w:cs="Times New Roman"/>
          <w:sz w:val="24"/>
          <w:szCs w:val="24"/>
        </w:rPr>
        <w:t xml:space="preserve"> sa svojim datotekama koje korisnici mogu mijenjati. Pored ovoga, </w:t>
      </w:r>
      <w:r w:rsidRPr="00811351">
        <w:rPr>
          <w:rFonts w:ascii="Times New Roman" w:hAnsi="Times New Roman" w:cs="Times New Roman"/>
          <w:i/>
          <w:sz w:val="24"/>
          <w:szCs w:val="24"/>
        </w:rPr>
        <w:t>Express.js</w:t>
      </w:r>
      <w:r>
        <w:rPr>
          <w:rFonts w:ascii="Times New Roman" w:hAnsi="Times New Roman" w:cs="Times New Roman"/>
          <w:sz w:val="24"/>
          <w:szCs w:val="24"/>
        </w:rPr>
        <w:t xml:space="preserve"> kreira datoteku </w:t>
      </w:r>
      <w:r w:rsidRPr="00BA1BA7">
        <w:rPr>
          <w:rFonts w:ascii="Times New Roman" w:hAnsi="Times New Roman" w:cs="Times New Roman"/>
          <w:i/>
          <w:sz w:val="24"/>
          <w:szCs w:val="24"/>
        </w:rPr>
        <w:t>app.js</w:t>
      </w:r>
      <w:r>
        <w:rPr>
          <w:rFonts w:ascii="Times New Roman" w:hAnsi="Times New Roman" w:cs="Times New Roman"/>
          <w:sz w:val="24"/>
          <w:szCs w:val="24"/>
        </w:rPr>
        <w:t xml:space="preserve"> koja sadrži inicijalizacioni kod servera. Na Slici 5.6 je prika</w:t>
      </w:r>
      <w:r>
        <w:rPr>
          <w:rFonts w:ascii="Times New Roman" w:hAnsi="Times New Roman" w:cs="Times New Roman"/>
          <w:sz w:val="24"/>
          <w:szCs w:val="24"/>
          <w:lang w:val="sr-Latn-BA"/>
        </w:rPr>
        <w:t xml:space="preserve">zana jednostavna </w:t>
      </w:r>
      <w:r w:rsidRPr="00811351">
        <w:rPr>
          <w:rFonts w:ascii="Times New Roman" w:hAnsi="Times New Roman" w:cs="Times New Roman"/>
          <w:i/>
          <w:sz w:val="24"/>
          <w:szCs w:val="24"/>
          <w:lang w:val="sr-Latn-BA"/>
        </w:rPr>
        <w:t>Express.js</w:t>
      </w:r>
      <w:r>
        <w:rPr>
          <w:rFonts w:ascii="Times New Roman" w:hAnsi="Times New Roman" w:cs="Times New Roman"/>
          <w:sz w:val="24"/>
          <w:szCs w:val="24"/>
          <w:lang w:val="sr-Latn-BA"/>
        </w:rPr>
        <w:t xml:space="preserve"> aplikacija koja pokreće server i sluša na portu 5000.</w:t>
      </w:r>
    </w:p>
    <w:p w:rsidR="00A20D00" w:rsidRDefault="00A20D00" w:rsidP="00DE4F2C">
      <w:pPr>
        <w:spacing w:after="0" w:line="240" w:lineRule="auto"/>
        <w:jc w:val="both"/>
        <w:rPr>
          <w:rFonts w:ascii="Times New Roman" w:hAnsi="Times New Roman" w:cs="Times New Roman"/>
          <w:sz w:val="24"/>
          <w:szCs w:val="24"/>
          <w:lang w:val="sr-Latn-BA"/>
        </w:rPr>
      </w:pPr>
    </w:p>
    <w:p w:rsidR="00A20D00" w:rsidRPr="004B1C33" w:rsidRDefault="0010006C" w:rsidP="00A20D00">
      <w:pPr>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25" o:spid="_x0000_s1052" type="#_x0000_t202" style="position:absolute;left:0;text-align:left;margin-left:-2.25pt;margin-top:1.4pt;width:452.25pt;height:171.8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var express = require(</w:t>
                  </w:r>
                  <w:r>
                    <w:rPr>
                      <w:rFonts w:ascii="Courier New" w:hAnsi="Courier New" w:cs="Courier New"/>
                    </w:rPr>
                    <w:t>‘express’</w:t>
                  </w: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var app = express();</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app.get('/', function(req, res){</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res.send('Hello');</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var server = app.listen(5000, function(){</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var host = server.address().address;</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var port = server.address().port;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 xml:space="preserve">console.log('App listening at </w:t>
                  </w:r>
                  <w:hyperlink w:history="1">
                    <w:r w:rsidRPr="00DF08A6">
                      <w:rPr>
                        <w:rStyle w:val="Hyperlink"/>
                        <w:rFonts w:ascii="Courier New" w:hAnsi="Courier New" w:cs="Courier New"/>
                        <w:lang w:val="sr-Latn-BA"/>
                      </w:rPr>
                      <w:t>http://%s:%s</w:t>
                    </w:r>
                  </w:hyperlink>
                  <w:r>
                    <w:rPr>
                      <w:rFonts w:ascii="Courier New" w:hAnsi="Courier New" w:cs="Courier New"/>
                      <w:lang w:val="sr-Latn-BA"/>
                    </w:rPr>
                    <w:t>', host, port);</w:t>
                  </w:r>
                </w:p>
                <w:p w:rsidR="000D75C7" w:rsidRPr="004B1C33" w:rsidRDefault="000D75C7" w:rsidP="00A20D00">
                  <w:pPr>
                    <w:spacing w:after="0" w:line="240" w:lineRule="auto"/>
                    <w:rPr>
                      <w:rFonts w:ascii="Courier New" w:hAnsi="Courier New" w:cs="Courier New"/>
                      <w:lang w:val="sr-Latn-BA"/>
                    </w:rPr>
                  </w:pPr>
                  <w:r>
                    <w:rPr>
                      <w:rFonts w:ascii="Courier New" w:hAnsi="Courier New" w:cs="Courier New"/>
                      <w:lang w:val="sr-Latn-BA"/>
                    </w:rPr>
                    <w:t>})</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rPr>
          <w:rFonts w:ascii="Times New Roman" w:hAnsi="Times New Roman" w:cs="Times New Roman"/>
          <w:sz w:val="24"/>
          <w:szCs w:val="24"/>
        </w:rPr>
      </w:pPr>
    </w:p>
    <w:p w:rsidR="00A20D00" w:rsidRDefault="00A20D00" w:rsidP="00A20D00">
      <w:pPr>
        <w:rPr>
          <w:rFonts w:ascii="Times New Roman" w:hAnsi="Times New Roman" w:cs="Times New Roman"/>
          <w:sz w:val="24"/>
          <w:szCs w:val="24"/>
        </w:rPr>
      </w:pPr>
    </w:p>
    <w:p w:rsidR="00A20D00" w:rsidRDefault="00A20D00" w:rsidP="00A20D00">
      <w:pPr>
        <w:rPr>
          <w:rFonts w:ascii="Times New Roman" w:hAnsi="Times New Roman" w:cs="Times New Roman"/>
          <w:sz w:val="24"/>
          <w:szCs w:val="24"/>
        </w:rPr>
      </w:pPr>
    </w:p>
    <w:p w:rsidR="00A20D00" w:rsidRDefault="00A20D00" w:rsidP="00A20D00">
      <w:pPr>
        <w:rPr>
          <w:lang w:val="sr-Latn-BA"/>
        </w:rPr>
      </w:pPr>
    </w:p>
    <w:p w:rsidR="00A20D00" w:rsidRDefault="00A20D00" w:rsidP="00A20D00">
      <w:pPr>
        <w:rPr>
          <w:lang w:val="sr-Latn-BA"/>
        </w:rPr>
      </w:pPr>
    </w:p>
    <w:p w:rsidR="00A20D00" w:rsidRDefault="0010006C" w:rsidP="00A20D00">
      <w:pPr>
        <w:rPr>
          <w:lang w:val="sr-Latn-BA"/>
        </w:rPr>
      </w:pPr>
      <w:r>
        <w:rPr>
          <w:noProof/>
        </w:rPr>
        <w:pict>
          <v:shape id="Text Box 24" o:spid="_x0000_s1053" type="#_x0000_t202" style="position:absolute;margin-left:-2.25pt;margin-top:20.45pt;width:447pt;height:20.35pt;z-index:2516828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5.6</w:t>
                  </w:r>
                  <w:r>
                    <w:rPr>
                      <w:rFonts w:ascii="Times New Roman" w:hAnsi="Times New Roman" w:cs="Times New Roman"/>
                      <w:i/>
                    </w:rPr>
                    <w:t xml:space="preserve"> – Kreiranja servera u Express aplikaciji</w:t>
                  </w:r>
                </w:p>
              </w:txbxContent>
            </v:textbox>
          </v:shape>
        </w:pict>
      </w:r>
    </w:p>
    <w:p w:rsidR="00A20D00" w:rsidRDefault="00A20D00" w:rsidP="00A20D00">
      <w:pPr>
        <w:rPr>
          <w:lang w:val="sr-Latn-BA"/>
        </w:rPr>
      </w:pPr>
    </w:p>
    <w:p w:rsidR="00A20D00" w:rsidRDefault="00A20D00" w:rsidP="00A20D00">
      <w:pPr>
        <w:rPr>
          <w:lang w:val="sr-Latn-BA"/>
        </w:rPr>
      </w:pPr>
    </w:p>
    <w:p w:rsidR="00A20D00" w:rsidRPr="00BD2B22" w:rsidRDefault="00A20D00" w:rsidP="00A20D00">
      <w:pPr>
        <w:rPr>
          <w:lang w:val="sr-Latn-BA"/>
        </w:rPr>
      </w:pPr>
    </w:p>
    <w:p w:rsidR="00A20D00" w:rsidRDefault="00A20D00" w:rsidP="005967F3">
      <w:pPr>
        <w:pStyle w:val="Heading2"/>
        <w:spacing w:line="240" w:lineRule="auto"/>
        <w:jc w:val="both"/>
        <w:rPr>
          <w:lang w:val="sr-Latn-BA"/>
        </w:rPr>
      </w:pPr>
      <w:bookmarkStart w:id="14" w:name="_Toc9960910"/>
      <w:r w:rsidRPr="001A5336">
        <w:rPr>
          <w:rFonts w:ascii="Times New Roman" w:hAnsi="Times New Roman" w:cs="Times New Roman"/>
          <w:lang w:val="sr-Latn-BA"/>
        </w:rPr>
        <w:lastRenderedPageBreak/>
        <w:t>Middleware</w:t>
      </w:r>
      <w:bookmarkEnd w:id="14"/>
    </w:p>
    <w:p w:rsidR="00A20D00" w:rsidRDefault="00A20D00" w:rsidP="005967F3">
      <w:pPr>
        <w:spacing w:after="0" w:line="240" w:lineRule="auto"/>
        <w:jc w:val="both"/>
        <w:rPr>
          <w:lang w:val="sr-Latn-BA"/>
        </w:rPr>
      </w:pPr>
    </w:p>
    <w:p w:rsidR="00A20D00" w:rsidRDefault="00A20D00" w:rsidP="005967F3">
      <w:pPr>
        <w:spacing w:after="0" w:line="240" w:lineRule="auto"/>
        <w:ind w:firstLine="576"/>
        <w:jc w:val="both"/>
        <w:rPr>
          <w:rFonts w:ascii="Times New Roman" w:hAnsi="Times New Roman" w:cs="Times New Roman"/>
          <w:sz w:val="24"/>
          <w:szCs w:val="24"/>
        </w:rPr>
      </w:pPr>
      <w:r w:rsidRPr="000A703F">
        <w:rPr>
          <w:rFonts w:ascii="Times New Roman" w:hAnsi="Times New Roman" w:cs="Times New Roman"/>
          <w:sz w:val="24"/>
          <w:szCs w:val="24"/>
        </w:rPr>
        <w:t xml:space="preserve">Inicijalizacioni kod </w:t>
      </w:r>
      <w:r w:rsidRPr="00811351">
        <w:rPr>
          <w:rFonts w:ascii="Times New Roman" w:hAnsi="Times New Roman" w:cs="Times New Roman"/>
          <w:i/>
          <w:sz w:val="24"/>
          <w:szCs w:val="24"/>
        </w:rPr>
        <w:t>app.js</w:t>
      </w:r>
      <w:r w:rsidRPr="000A703F">
        <w:rPr>
          <w:rFonts w:ascii="Times New Roman" w:hAnsi="Times New Roman" w:cs="Times New Roman"/>
          <w:sz w:val="24"/>
          <w:szCs w:val="24"/>
        </w:rPr>
        <w:t xml:space="preserve"> </w:t>
      </w:r>
      <w:r>
        <w:rPr>
          <w:rFonts w:ascii="Times New Roman" w:hAnsi="Times New Roman" w:cs="Times New Roman"/>
          <w:sz w:val="24"/>
          <w:szCs w:val="24"/>
        </w:rPr>
        <w:t>datoteke</w:t>
      </w:r>
      <w:r w:rsidRPr="000A703F">
        <w:rPr>
          <w:rFonts w:ascii="Times New Roman" w:hAnsi="Times New Roman" w:cs="Times New Roman"/>
          <w:sz w:val="24"/>
          <w:szCs w:val="24"/>
        </w:rPr>
        <w:t xml:space="preserve"> dodaje </w:t>
      </w:r>
      <w:r w:rsidRPr="0010797E">
        <w:rPr>
          <w:rFonts w:ascii="Times New Roman" w:hAnsi="Times New Roman" w:cs="Times New Roman"/>
          <w:i/>
          <w:sz w:val="24"/>
          <w:szCs w:val="24"/>
        </w:rPr>
        <w:t>middleware</w:t>
      </w:r>
      <w:r w:rsidRPr="000A703F">
        <w:rPr>
          <w:rFonts w:ascii="Times New Roman" w:hAnsi="Times New Roman" w:cs="Times New Roman"/>
          <w:sz w:val="24"/>
          <w:szCs w:val="24"/>
        </w:rPr>
        <w:t xml:space="preserve"> funkcije. </w:t>
      </w:r>
      <w:r w:rsidRPr="00811351">
        <w:rPr>
          <w:rFonts w:ascii="Times New Roman" w:hAnsi="Times New Roman" w:cs="Times New Roman"/>
          <w:i/>
          <w:sz w:val="24"/>
          <w:szCs w:val="24"/>
        </w:rPr>
        <w:t>Express.js</w:t>
      </w:r>
      <w:r w:rsidRPr="000A703F">
        <w:rPr>
          <w:rFonts w:ascii="Times New Roman" w:hAnsi="Times New Roman" w:cs="Times New Roman"/>
          <w:sz w:val="24"/>
          <w:szCs w:val="24"/>
        </w:rPr>
        <w:t xml:space="preserve"> aplikacija je u suštini serija poziva </w:t>
      </w:r>
      <w:r w:rsidRPr="00087CD2">
        <w:rPr>
          <w:rFonts w:ascii="Times New Roman" w:hAnsi="Times New Roman" w:cs="Times New Roman"/>
          <w:i/>
          <w:sz w:val="24"/>
          <w:szCs w:val="24"/>
        </w:rPr>
        <w:t>middleware</w:t>
      </w:r>
      <w:r>
        <w:rPr>
          <w:rFonts w:ascii="Times New Roman" w:hAnsi="Times New Roman" w:cs="Times New Roman"/>
          <w:sz w:val="24"/>
          <w:szCs w:val="24"/>
        </w:rPr>
        <w:t xml:space="preserve"> funkcija.</w:t>
      </w:r>
    </w:p>
    <w:p w:rsidR="00A20D00" w:rsidRDefault="00A20D00" w:rsidP="005967F3">
      <w:pPr>
        <w:spacing w:after="0" w:line="240" w:lineRule="auto"/>
        <w:jc w:val="both"/>
        <w:rPr>
          <w:rFonts w:ascii="Times New Roman" w:hAnsi="Times New Roman" w:cs="Times New Roman"/>
          <w:sz w:val="24"/>
          <w:szCs w:val="24"/>
        </w:rPr>
      </w:pPr>
    </w:p>
    <w:p w:rsidR="00A20D00" w:rsidRDefault="00A20D00" w:rsidP="005967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10797E">
        <w:rPr>
          <w:rFonts w:ascii="Times New Roman" w:hAnsi="Times New Roman" w:cs="Times New Roman"/>
          <w:i/>
          <w:sz w:val="24"/>
          <w:szCs w:val="24"/>
        </w:rPr>
        <w:t>Middleware</w:t>
      </w:r>
      <w:r w:rsidRPr="000A703F">
        <w:rPr>
          <w:rFonts w:ascii="Times New Roman" w:hAnsi="Times New Roman" w:cs="Times New Roman"/>
          <w:sz w:val="24"/>
          <w:szCs w:val="24"/>
        </w:rPr>
        <w:t xml:space="preserve"> funkcij</w:t>
      </w:r>
      <w:r>
        <w:rPr>
          <w:rFonts w:ascii="Times New Roman" w:hAnsi="Times New Roman" w:cs="Times New Roman"/>
          <w:sz w:val="24"/>
          <w:szCs w:val="24"/>
        </w:rPr>
        <w:t>e su funkcije koje imaju pristup</w:t>
      </w:r>
      <w:r w:rsidRPr="000A703F">
        <w:rPr>
          <w:rFonts w:ascii="Times New Roman" w:hAnsi="Times New Roman" w:cs="Times New Roman"/>
          <w:sz w:val="24"/>
          <w:szCs w:val="24"/>
        </w:rPr>
        <w:t xml:space="preserve"> </w:t>
      </w:r>
      <w:r w:rsidRPr="0010797E">
        <w:rPr>
          <w:rFonts w:ascii="Times New Roman" w:hAnsi="Times New Roman" w:cs="Times New Roman"/>
          <w:i/>
          <w:sz w:val="24"/>
          <w:szCs w:val="24"/>
        </w:rPr>
        <w:t>request</w:t>
      </w:r>
      <w:r w:rsidRPr="000A703F">
        <w:rPr>
          <w:rFonts w:ascii="Times New Roman" w:hAnsi="Times New Roman" w:cs="Times New Roman"/>
          <w:sz w:val="24"/>
          <w:szCs w:val="24"/>
        </w:rPr>
        <w:t xml:space="preserve"> obje</w:t>
      </w:r>
      <w:r>
        <w:rPr>
          <w:rFonts w:ascii="Times New Roman" w:hAnsi="Times New Roman" w:cs="Times New Roman"/>
          <w:sz w:val="24"/>
          <w:szCs w:val="24"/>
        </w:rPr>
        <w:t>k</w:t>
      </w:r>
      <w:r w:rsidRPr="000A703F">
        <w:rPr>
          <w:rFonts w:ascii="Times New Roman" w:hAnsi="Times New Roman" w:cs="Times New Roman"/>
          <w:sz w:val="24"/>
          <w:szCs w:val="24"/>
        </w:rPr>
        <w:t xml:space="preserve">tu, </w:t>
      </w:r>
      <w:r w:rsidRPr="0010797E">
        <w:rPr>
          <w:rFonts w:ascii="Times New Roman" w:hAnsi="Times New Roman" w:cs="Times New Roman"/>
          <w:i/>
          <w:sz w:val="24"/>
          <w:szCs w:val="24"/>
        </w:rPr>
        <w:t>response</w:t>
      </w:r>
      <w:r w:rsidRPr="000A703F">
        <w:rPr>
          <w:rFonts w:ascii="Times New Roman" w:hAnsi="Times New Roman" w:cs="Times New Roman"/>
          <w:sz w:val="24"/>
          <w:szCs w:val="24"/>
        </w:rPr>
        <w:t xml:space="preserve"> objektu i sljedećoj </w:t>
      </w:r>
      <w:r w:rsidRPr="0010797E">
        <w:rPr>
          <w:rFonts w:ascii="Times New Roman" w:hAnsi="Times New Roman" w:cs="Times New Roman"/>
          <w:i/>
          <w:sz w:val="24"/>
          <w:szCs w:val="24"/>
        </w:rPr>
        <w:t>middleware</w:t>
      </w:r>
      <w:r w:rsidRPr="000A703F">
        <w:rPr>
          <w:rFonts w:ascii="Times New Roman" w:hAnsi="Times New Roman" w:cs="Times New Roman"/>
          <w:sz w:val="24"/>
          <w:szCs w:val="24"/>
        </w:rPr>
        <w:t xml:space="preserve"> funkciji u </w:t>
      </w:r>
      <w:r w:rsidRPr="0010797E">
        <w:rPr>
          <w:rFonts w:ascii="Times New Roman" w:hAnsi="Times New Roman" w:cs="Times New Roman"/>
          <w:i/>
          <w:sz w:val="24"/>
          <w:szCs w:val="24"/>
        </w:rPr>
        <w:t>request-respons</w:t>
      </w:r>
      <w:r>
        <w:rPr>
          <w:rFonts w:ascii="Times New Roman" w:hAnsi="Times New Roman" w:cs="Times New Roman"/>
          <w:i/>
          <w:sz w:val="24"/>
          <w:szCs w:val="24"/>
        </w:rPr>
        <w:t>e</w:t>
      </w:r>
      <w:r w:rsidRPr="000A703F">
        <w:rPr>
          <w:rFonts w:ascii="Times New Roman" w:hAnsi="Times New Roman" w:cs="Times New Roman"/>
          <w:sz w:val="24"/>
          <w:szCs w:val="24"/>
        </w:rPr>
        <w:t xml:space="preserve"> ciklusu aplikacije.</w:t>
      </w:r>
      <w:r>
        <w:rPr>
          <w:rFonts w:ascii="Times New Roman" w:hAnsi="Times New Roman" w:cs="Times New Roman"/>
          <w:sz w:val="24"/>
          <w:szCs w:val="24"/>
        </w:rPr>
        <w:t xml:space="preserve"> </w:t>
      </w:r>
      <w:r w:rsidRPr="000A703F">
        <w:rPr>
          <w:rFonts w:ascii="Times New Roman" w:hAnsi="Times New Roman" w:cs="Times New Roman"/>
          <w:sz w:val="24"/>
          <w:szCs w:val="24"/>
        </w:rPr>
        <w:t xml:space="preserve">Sljedeća funkcija </w:t>
      </w:r>
      <w:r w:rsidRPr="0010797E">
        <w:rPr>
          <w:rFonts w:ascii="Times New Roman" w:hAnsi="Times New Roman" w:cs="Times New Roman"/>
          <w:i/>
          <w:sz w:val="24"/>
          <w:szCs w:val="24"/>
        </w:rPr>
        <w:t>middleware</w:t>
      </w:r>
      <w:r w:rsidRPr="000A703F">
        <w:rPr>
          <w:rFonts w:ascii="Times New Roman" w:hAnsi="Times New Roman" w:cs="Times New Roman"/>
          <w:sz w:val="24"/>
          <w:szCs w:val="24"/>
        </w:rPr>
        <w:t xml:space="preserve"> je označena varijablom </w:t>
      </w:r>
      <w:r w:rsidRPr="0010797E">
        <w:rPr>
          <w:rFonts w:ascii="Times New Roman" w:hAnsi="Times New Roman" w:cs="Times New Roman"/>
          <w:i/>
          <w:sz w:val="24"/>
          <w:szCs w:val="24"/>
        </w:rPr>
        <w:t>next</w:t>
      </w:r>
      <w:r w:rsidRPr="000A703F">
        <w:rPr>
          <w:rFonts w:ascii="Times New Roman" w:hAnsi="Times New Roman" w:cs="Times New Roman"/>
          <w:sz w:val="24"/>
          <w:szCs w:val="24"/>
        </w:rPr>
        <w:t>.</w:t>
      </w:r>
      <w:r>
        <w:rPr>
          <w:rFonts w:ascii="Times New Roman" w:hAnsi="Times New Roman" w:cs="Times New Roman"/>
          <w:sz w:val="24"/>
          <w:szCs w:val="24"/>
        </w:rPr>
        <w:t xml:space="preserve"> </w:t>
      </w:r>
      <w:r w:rsidRPr="0010797E">
        <w:rPr>
          <w:rFonts w:ascii="Times New Roman" w:hAnsi="Times New Roman" w:cs="Times New Roman"/>
          <w:i/>
          <w:sz w:val="24"/>
          <w:szCs w:val="24"/>
        </w:rPr>
        <w:t>Middleware</w:t>
      </w:r>
      <w:r>
        <w:rPr>
          <w:rFonts w:ascii="Times New Roman" w:hAnsi="Times New Roman" w:cs="Times New Roman"/>
          <w:sz w:val="24"/>
          <w:szCs w:val="24"/>
        </w:rPr>
        <w:t xml:space="preserve"> funkcije mogu obavljati sljedeće zadatke: izvršavanje nekog koda, promjenu </w:t>
      </w:r>
      <w:r w:rsidRPr="0010797E">
        <w:rPr>
          <w:rFonts w:ascii="Times New Roman" w:hAnsi="Times New Roman" w:cs="Times New Roman"/>
          <w:i/>
          <w:sz w:val="24"/>
          <w:szCs w:val="24"/>
        </w:rPr>
        <w:t>request</w:t>
      </w:r>
      <w:r>
        <w:rPr>
          <w:rFonts w:ascii="Times New Roman" w:hAnsi="Times New Roman" w:cs="Times New Roman"/>
          <w:sz w:val="24"/>
          <w:szCs w:val="24"/>
        </w:rPr>
        <w:t xml:space="preserve"> i </w:t>
      </w:r>
      <w:r w:rsidRPr="0010797E">
        <w:rPr>
          <w:rFonts w:ascii="Times New Roman" w:hAnsi="Times New Roman" w:cs="Times New Roman"/>
          <w:i/>
          <w:sz w:val="24"/>
          <w:szCs w:val="24"/>
        </w:rPr>
        <w:t>response</w:t>
      </w:r>
      <w:r>
        <w:rPr>
          <w:rFonts w:ascii="Times New Roman" w:hAnsi="Times New Roman" w:cs="Times New Roman"/>
          <w:sz w:val="24"/>
          <w:szCs w:val="24"/>
        </w:rPr>
        <w:t xml:space="preserve"> objekta, završiti </w:t>
      </w:r>
      <w:r w:rsidRPr="0010797E">
        <w:rPr>
          <w:rFonts w:ascii="Times New Roman" w:hAnsi="Times New Roman" w:cs="Times New Roman"/>
          <w:i/>
          <w:sz w:val="24"/>
          <w:szCs w:val="24"/>
        </w:rPr>
        <w:t>request-response</w:t>
      </w:r>
      <w:r>
        <w:rPr>
          <w:rFonts w:ascii="Times New Roman" w:hAnsi="Times New Roman" w:cs="Times New Roman"/>
          <w:sz w:val="24"/>
          <w:szCs w:val="24"/>
        </w:rPr>
        <w:t xml:space="preserve"> ciklus, poziv sljedeće </w:t>
      </w:r>
      <w:r w:rsidRPr="0010797E">
        <w:rPr>
          <w:rFonts w:ascii="Times New Roman" w:hAnsi="Times New Roman" w:cs="Times New Roman"/>
          <w:i/>
          <w:sz w:val="24"/>
          <w:szCs w:val="24"/>
        </w:rPr>
        <w:t>middleware</w:t>
      </w:r>
      <w:r>
        <w:rPr>
          <w:rFonts w:ascii="Times New Roman" w:hAnsi="Times New Roman" w:cs="Times New Roman"/>
          <w:sz w:val="24"/>
          <w:szCs w:val="24"/>
        </w:rPr>
        <w:t xml:space="preserve"> funkcije sa </w:t>
      </w:r>
      <w:r w:rsidRPr="0010797E">
        <w:rPr>
          <w:rFonts w:ascii="Times New Roman" w:hAnsi="Times New Roman" w:cs="Times New Roman"/>
          <w:i/>
          <w:sz w:val="24"/>
          <w:szCs w:val="24"/>
        </w:rPr>
        <w:t>stack</w:t>
      </w:r>
      <w:r>
        <w:rPr>
          <w:rFonts w:ascii="Times New Roman" w:hAnsi="Times New Roman" w:cs="Times New Roman"/>
          <w:sz w:val="24"/>
          <w:szCs w:val="24"/>
        </w:rPr>
        <w:t xml:space="preserve">-a. Ukoliko tekuća </w:t>
      </w:r>
      <w:r w:rsidRPr="00811351">
        <w:rPr>
          <w:rFonts w:ascii="Times New Roman" w:hAnsi="Times New Roman" w:cs="Times New Roman"/>
          <w:i/>
          <w:sz w:val="24"/>
          <w:szCs w:val="24"/>
        </w:rPr>
        <w:t>middleware</w:t>
      </w:r>
      <w:r>
        <w:rPr>
          <w:rFonts w:ascii="Times New Roman" w:hAnsi="Times New Roman" w:cs="Times New Roman"/>
          <w:sz w:val="24"/>
          <w:szCs w:val="24"/>
        </w:rPr>
        <w:t xml:space="preserve"> funkcija ne završi </w:t>
      </w:r>
      <w:r w:rsidRPr="0010797E">
        <w:rPr>
          <w:rFonts w:ascii="Times New Roman" w:hAnsi="Times New Roman" w:cs="Times New Roman"/>
          <w:i/>
          <w:sz w:val="24"/>
          <w:szCs w:val="24"/>
        </w:rPr>
        <w:t>request-response</w:t>
      </w:r>
      <w:r>
        <w:rPr>
          <w:rFonts w:ascii="Times New Roman" w:hAnsi="Times New Roman" w:cs="Times New Roman"/>
          <w:i/>
          <w:sz w:val="24"/>
          <w:szCs w:val="24"/>
        </w:rPr>
        <w:t xml:space="preserve"> </w:t>
      </w:r>
      <w:r w:rsidRPr="000A703F">
        <w:rPr>
          <w:rFonts w:ascii="Times New Roman" w:hAnsi="Times New Roman" w:cs="Times New Roman"/>
          <w:sz w:val="24"/>
          <w:szCs w:val="24"/>
        </w:rPr>
        <w:t xml:space="preserve">ciklus, mora pozvati sljedeću </w:t>
      </w:r>
      <w:r w:rsidRPr="00811351">
        <w:rPr>
          <w:rFonts w:ascii="Times New Roman" w:hAnsi="Times New Roman" w:cs="Times New Roman"/>
          <w:i/>
          <w:sz w:val="24"/>
          <w:szCs w:val="24"/>
        </w:rPr>
        <w:t>middleware</w:t>
      </w:r>
      <w:r w:rsidRPr="000A703F">
        <w:rPr>
          <w:rFonts w:ascii="Times New Roman" w:hAnsi="Times New Roman" w:cs="Times New Roman"/>
          <w:sz w:val="24"/>
          <w:szCs w:val="24"/>
        </w:rPr>
        <w:t xml:space="preserve"> funkciju kojoj će proslijediti</w:t>
      </w:r>
      <w:r>
        <w:rPr>
          <w:rFonts w:ascii="Times New Roman" w:hAnsi="Times New Roman" w:cs="Times New Roman"/>
          <w:sz w:val="24"/>
          <w:szCs w:val="24"/>
        </w:rPr>
        <w:t xml:space="preserve"> </w:t>
      </w:r>
      <w:r w:rsidRPr="000A703F">
        <w:rPr>
          <w:rFonts w:ascii="Times New Roman" w:hAnsi="Times New Roman" w:cs="Times New Roman"/>
          <w:sz w:val="24"/>
          <w:szCs w:val="24"/>
        </w:rPr>
        <w:t>kontrolu.</w:t>
      </w:r>
      <w:sdt>
        <w:sdtPr>
          <w:rPr>
            <w:rFonts w:ascii="Times New Roman" w:hAnsi="Times New Roman" w:cs="Times New Roman"/>
            <w:sz w:val="24"/>
            <w:szCs w:val="24"/>
          </w:rPr>
          <w:id w:val="484824843"/>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Exp19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2207">
            <w:rPr>
              <w:rFonts w:ascii="Times New Roman" w:hAnsi="Times New Roman" w:cs="Times New Roman"/>
              <w:noProof/>
              <w:sz w:val="24"/>
              <w:szCs w:val="24"/>
            </w:rPr>
            <w:t>[</w:t>
          </w:r>
          <w:hyperlink w:anchor="Exp19" w:history="1">
            <w:r w:rsidRPr="00A82207">
              <w:rPr>
                <w:rStyle w:val="HeaderChar"/>
                <w:rFonts w:ascii="Times New Roman" w:hAnsi="Times New Roman" w:cs="Times New Roman"/>
                <w:noProof/>
                <w:sz w:val="24"/>
                <w:szCs w:val="24"/>
              </w:rPr>
              <w:t>21</w:t>
            </w:r>
          </w:hyperlink>
          <w:r w:rsidRPr="00A82207">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5967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Express aplikacije </w:t>
      </w:r>
      <w:r w:rsidRPr="000A703F">
        <w:rPr>
          <w:rFonts w:ascii="Times New Roman" w:hAnsi="Times New Roman" w:cs="Times New Roman"/>
          <w:sz w:val="24"/>
          <w:szCs w:val="24"/>
        </w:rPr>
        <w:t xml:space="preserve">mogu da koriste sljedeće tipove </w:t>
      </w:r>
      <w:r w:rsidRPr="00087CD2">
        <w:rPr>
          <w:rFonts w:ascii="Times New Roman" w:hAnsi="Times New Roman" w:cs="Times New Roman"/>
          <w:i/>
          <w:sz w:val="24"/>
          <w:szCs w:val="24"/>
        </w:rPr>
        <w:t>middleware</w:t>
      </w:r>
      <w:r w:rsidRPr="000A703F">
        <w:rPr>
          <w:rFonts w:ascii="Times New Roman" w:hAnsi="Times New Roman" w:cs="Times New Roman"/>
          <w:sz w:val="24"/>
          <w:szCs w:val="24"/>
        </w:rPr>
        <w:t>-a:</w:t>
      </w:r>
    </w:p>
    <w:p w:rsidR="00A20D00" w:rsidRDefault="00A20D00" w:rsidP="005967F3">
      <w:pPr>
        <w:pStyle w:val="ListParagraph"/>
        <w:numPr>
          <w:ilvl w:val="0"/>
          <w:numId w:val="14"/>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Application-level middleware</w:t>
      </w:r>
      <w:r>
        <w:rPr>
          <w:rFonts w:ascii="Times New Roman" w:hAnsi="Times New Roman" w:cs="Times New Roman"/>
          <w:sz w:val="24"/>
          <w:szCs w:val="24"/>
        </w:rPr>
        <w:t xml:space="preserve"> – pove</w:t>
      </w:r>
      <w:r>
        <w:rPr>
          <w:rFonts w:ascii="Times New Roman" w:hAnsi="Times New Roman" w:cs="Times New Roman"/>
          <w:sz w:val="24"/>
          <w:szCs w:val="24"/>
          <w:lang w:val="sr-Latn-BA"/>
        </w:rPr>
        <w:t xml:space="preserve">zuje se </w:t>
      </w:r>
      <w:r w:rsidRPr="00087CD2">
        <w:rPr>
          <w:rFonts w:ascii="Times New Roman" w:hAnsi="Times New Roman" w:cs="Times New Roman"/>
          <w:i/>
          <w:sz w:val="24"/>
          <w:szCs w:val="24"/>
        </w:rPr>
        <w:t>application-level middleware</w:t>
      </w:r>
      <w:r>
        <w:rPr>
          <w:rFonts w:ascii="Times New Roman" w:hAnsi="Times New Roman" w:cs="Times New Roman"/>
          <w:sz w:val="24"/>
          <w:szCs w:val="24"/>
        </w:rPr>
        <w:t xml:space="preserve"> sa objektom aplikacije koristeći </w:t>
      </w:r>
      <w:r w:rsidRPr="00087CD2">
        <w:rPr>
          <w:rFonts w:ascii="Times New Roman" w:hAnsi="Times New Roman" w:cs="Times New Roman"/>
          <w:i/>
          <w:sz w:val="24"/>
          <w:szCs w:val="24"/>
        </w:rPr>
        <w:t>app.use()</w:t>
      </w:r>
      <w:r>
        <w:rPr>
          <w:rFonts w:ascii="Times New Roman" w:hAnsi="Times New Roman" w:cs="Times New Roman"/>
          <w:sz w:val="24"/>
          <w:szCs w:val="24"/>
        </w:rPr>
        <w:t xml:space="preserve"> i </w:t>
      </w:r>
      <w:r w:rsidRPr="00087CD2">
        <w:rPr>
          <w:rFonts w:ascii="Times New Roman" w:hAnsi="Times New Roman" w:cs="Times New Roman"/>
          <w:i/>
          <w:sz w:val="24"/>
          <w:szCs w:val="24"/>
        </w:rPr>
        <w:t>app.METHOD()</w:t>
      </w:r>
      <w:r>
        <w:rPr>
          <w:rFonts w:ascii="Times New Roman" w:hAnsi="Times New Roman" w:cs="Times New Roman"/>
          <w:sz w:val="24"/>
          <w:szCs w:val="24"/>
        </w:rPr>
        <w:t xml:space="preserve"> funkcije, gdje </w:t>
      </w:r>
      <w:r w:rsidRPr="00087CD2">
        <w:rPr>
          <w:rFonts w:ascii="Times New Roman" w:hAnsi="Times New Roman" w:cs="Times New Roman"/>
          <w:i/>
          <w:sz w:val="24"/>
          <w:szCs w:val="24"/>
        </w:rPr>
        <w:t>METHOD</w:t>
      </w:r>
      <w:r>
        <w:rPr>
          <w:rFonts w:ascii="Times New Roman" w:hAnsi="Times New Roman" w:cs="Times New Roman"/>
          <w:sz w:val="24"/>
          <w:szCs w:val="24"/>
        </w:rPr>
        <w:t xml:space="preserve"> može biti </w:t>
      </w:r>
      <w:r w:rsidRPr="00087CD2">
        <w:rPr>
          <w:rFonts w:ascii="Times New Roman" w:hAnsi="Times New Roman" w:cs="Times New Roman"/>
          <w:i/>
          <w:sz w:val="24"/>
          <w:szCs w:val="24"/>
        </w:rPr>
        <w:t>GET</w:t>
      </w:r>
      <w:r>
        <w:rPr>
          <w:rFonts w:ascii="Times New Roman" w:hAnsi="Times New Roman" w:cs="Times New Roman"/>
          <w:sz w:val="24"/>
          <w:szCs w:val="24"/>
        </w:rPr>
        <w:t xml:space="preserve">, </w:t>
      </w:r>
      <w:r w:rsidRPr="00087CD2">
        <w:rPr>
          <w:rFonts w:ascii="Times New Roman" w:hAnsi="Times New Roman" w:cs="Times New Roman"/>
          <w:i/>
          <w:sz w:val="24"/>
          <w:szCs w:val="24"/>
        </w:rPr>
        <w:t>PUT</w:t>
      </w:r>
      <w:r>
        <w:rPr>
          <w:rFonts w:ascii="Times New Roman" w:hAnsi="Times New Roman" w:cs="Times New Roman"/>
          <w:sz w:val="24"/>
          <w:szCs w:val="24"/>
        </w:rPr>
        <w:t xml:space="preserve"> ili </w:t>
      </w:r>
      <w:r w:rsidRPr="00087CD2">
        <w:rPr>
          <w:rFonts w:ascii="Times New Roman" w:hAnsi="Times New Roman" w:cs="Times New Roman"/>
          <w:i/>
          <w:sz w:val="24"/>
          <w:szCs w:val="24"/>
        </w:rPr>
        <w:t>POST</w:t>
      </w:r>
      <w:r>
        <w:rPr>
          <w:rFonts w:ascii="Times New Roman" w:hAnsi="Times New Roman" w:cs="Times New Roman"/>
          <w:sz w:val="24"/>
          <w:szCs w:val="24"/>
        </w:rPr>
        <w:t>,</w:t>
      </w:r>
    </w:p>
    <w:p w:rsidR="00A20D00" w:rsidRDefault="00A20D00" w:rsidP="005967F3">
      <w:pPr>
        <w:pStyle w:val="ListParagraph"/>
        <w:numPr>
          <w:ilvl w:val="0"/>
          <w:numId w:val="14"/>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Router-level middleware</w:t>
      </w:r>
      <w:r>
        <w:rPr>
          <w:rFonts w:ascii="Times New Roman" w:hAnsi="Times New Roman" w:cs="Times New Roman"/>
          <w:sz w:val="24"/>
          <w:szCs w:val="24"/>
        </w:rPr>
        <w:t xml:space="preserve"> – radi na isti način kao prethodna, s tim što se veže za instancu </w:t>
      </w:r>
      <w:r w:rsidRPr="00087CD2">
        <w:rPr>
          <w:rFonts w:ascii="Times New Roman" w:hAnsi="Times New Roman" w:cs="Times New Roman"/>
          <w:i/>
          <w:sz w:val="24"/>
          <w:szCs w:val="24"/>
        </w:rPr>
        <w:t>express. Router()</w:t>
      </w:r>
      <w:r>
        <w:rPr>
          <w:rFonts w:ascii="Times New Roman" w:hAnsi="Times New Roman" w:cs="Times New Roman"/>
          <w:sz w:val="24"/>
          <w:szCs w:val="24"/>
        </w:rPr>
        <w:t>,</w:t>
      </w:r>
    </w:p>
    <w:p w:rsidR="00A20D00" w:rsidRPr="0002387B" w:rsidRDefault="00A20D00" w:rsidP="005967F3">
      <w:pPr>
        <w:pStyle w:val="ListParagraph"/>
        <w:numPr>
          <w:ilvl w:val="0"/>
          <w:numId w:val="14"/>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Error-handling middleware</w:t>
      </w:r>
      <w:r>
        <w:rPr>
          <w:rFonts w:ascii="Times New Roman" w:hAnsi="Times New Roman" w:cs="Times New Roman"/>
          <w:sz w:val="24"/>
          <w:szCs w:val="24"/>
        </w:rPr>
        <w:t xml:space="preserve"> - </w:t>
      </w:r>
      <w:r>
        <w:rPr>
          <w:rFonts w:ascii="Times New Roman" w:hAnsi="Times New Roman" w:cs="Times New Roman"/>
          <w:sz w:val="24"/>
          <w:szCs w:val="24"/>
        </w:rPr>
        <w:tab/>
        <w:t xml:space="preserve">funkcija se definiše isto kao i druge </w:t>
      </w:r>
      <w:r w:rsidRPr="00087CD2">
        <w:rPr>
          <w:rFonts w:ascii="Times New Roman" w:hAnsi="Times New Roman" w:cs="Times New Roman"/>
          <w:i/>
          <w:sz w:val="24"/>
          <w:szCs w:val="24"/>
        </w:rPr>
        <w:t>middleware</w:t>
      </w:r>
      <w:r>
        <w:rPr>
          <w:rFonts w:ascii="Times New Roman" w:hAnsi="Times New Roman" w:cs="Times New Roman"/>
          <w:sz w:val="24"/>
          <w:szCs w:val="24"/>
        </w:rPr>
        <w:t xml:space="preserve"> funkcije, ali ima još jedan argument </w:t>
      </w:r>
      <w:r w:rsidRPr="00430534">
        <w:rPr>
          <w:rFonts w:ascii="Times New Roman" w:hAnsi="Times New Roman" w:cs="Times New Roman"/>
          <w:i/>
          <w:sz w:val="24"/>
          <w:szCs w:val="24"/>
        </w:rPr>
        <w:t>err</w:t>
      </w:r>
      <w:r>
        <w:rPr>
          <w:rFonts w:ascii="Times New Roman" w:hAnsi="Times New Roman" w:cs="Times New Roman"/>
          <w:sz w:val="24"/>
          <w:szCs w:val="24"/>
        </w:rPr>
        <w:t>,</w:t>
      </w:r>
    </w:p>
    <w:p w:rsidR="00A20D00" w:rsidRDefault="00A20D00" w:rsidP="005967F3">
      <w:pPr>
        <w:pStyle w:val="ListParagraph"/>
        <w:numPr>
          <w:ilvl w:val="0"/>
          <w:numId w:val="14"/>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Built-in middleware</w:t>
      </w:r>
      <w:r>
        <w:rPr>
          <w:rFonts w:ascii="Times New Roman" w:hAnsi="Times New Roman" w:cs="Times New Roman"/>
          <w:sz w:val="24"/>
          <w:szCs w:val="24"/>
        </w:rPr>
        <w:t xml:space="preserve"> – Express ima sljede</w:t>
      </w:r>
      <w:r>
        <w:rPr>
          <w:rFonts w:ascii="Times New Roman" w:hAnsi="Times New Roman" w:cs="Times New Roman"/>
          <w:sz w:val="24"/>
          <w:szCs w:val="24"/>
          <w:lang w:val="sr-Latn-BA"/>
        </w:rPr>
        <w:t xml:space="preserve">će </w:t>
      </w:r>
      <w:r w:rsidRPr="00087CD2">
        <w:rPr>
          <w:rFonts w:ascii="Times New Roman" w:hAnsi="Times New Roman" w:cs="Times New Roman"/>
          <w:i/>
          <w:sz w:val="24"/>
          <w:szCs w:val="24"/>
          <w:lang w:val="sr-Latn-BA"/>
        </w:rPr>
        <w:t>build-in middleware</w:t>
      </w:r>
      <w:r>
        <w:rPr>
          <w:rFonts w:ascii="Times New Roman" w:hAnsi="Times New Roman" w:cs="Times New Roman"/>
          <w:sz w:val="24"/>
          <w:szCs w:val="24"/>
          <w:lang w:val="sr-Latn-BA"/>
        </w:rPr>
        <w:t xml:space="preserve"> funkcije: </w:t>
      </w:r>
      <w:r w:rsidRPr="0071468C">
        <w:rPr>
          <w:rFonts w:ascii="Times New Roman" w:hAnsi="Times New Roman" w:cs="Times New Roman"/>
          <w:i/>
          <w:sz w:val="24"/>
          <w:szCs w:val="24"/>
          <w:lang w:val="sr-Latn-BA"/>
        </w:rPr>
        <w:t>express.static</w:t>
      </w:r>
      <w:r>
        <w:rPr>
          <w:rFonts w:ascii="Times New Roman" w:hAnsi="Times New Roman" w:cs="Times New Roman"/>
          <w:sz w:val="24"/>
          <w:szCs w:val="24"/>
          <w:lang w:val="sr-Latn-BA"/>
        </w:rPr>
        <w:t xml:space="preserve">, </w:t>
      </w:r>
      <w:r w:rsidRPr="0071468C">
        <w:rPr>
          <w:rFonts w:ascii="Times New Roman" w:hAnsi="Times New Roman" w:cs="Times New Roman"/>
          <w:i/>
          <w:sz w:val="24"/>
          <w:szCs w:val="24"/>
          <w:lang w:val="sr-Latn-BA"/>
        </w:rPr>
        <w:t>express.json</w:t>
      </w:r>
      <w:r>
        <w:rPr>
          <w:rFonts w:ascii="Times New Roman" w:hAnsi="Times New Roman" w:cs="Times New Roman"/>
          <w:sz w:val="24"/>
          <w:szCs w:val="24"/>
          <w:lang w:val="sr-Latn-BA"/>
        </w:rPr>
        <w:t xml:space="preserve">, </w:t>
      </w:r>
      <w:r w:rsidRPr="0071468C">
        <w:rPr>
          <w:rFonts w:ascii="Times New Roman" w:hAnsi="Times New Roman" w:cs="Times New Roman"/>
          <w:i/>
          <w:sz w:val="24"/>
          <w:szCs w:val="24"/>
          <w:lang w:val="sr-Latn-BA"/>
        </w:rPr>
        <w:t>express.urlencoded</w:t>
      </w:r>
      <w:r>
        <w:rPr>
          <w:rFonts w:ascii="Times New Roman" w:hAnsi="Times New Roman" w:cs="Times New Roman"/>
          <w:sz w:val="24"/>
          <w:szCs w:val="24"/>
          <w:lang w:val="sr-Latn-BA"/>
        </w:rPr>
        <w:t>,</w:t>
      </w:r>
    </w:p>
    <w:p w:rsidR="00A20D00" w:rsidRPr="0002387B" w:rsidRDefault="00A20D00" w:rsidP="005967F3">
      <w:pPr>
        <w:pStyle w:val="ListParagraph"/>
        <w:numPr>
          <w:ilvl w:val="0"/>
          <w:numId w:val="14"/>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Third-party middleware</w:t>
      </w:r>
      <w:r>
        <w:rPr>
          <w:rFonts w:ascii="Times New Roman" w:hAnsi="Times New Roman" w:cs="Times New Roman"/>
          <w:sz w:val="24"/>
          <w:szCs w:val="24"/>
        </w:rPr>
        <w:t xml:space="preserve"> – koristi se za dodavanje novih funkcionalnosti Express aplikaciji.</w:t>
      </w:r>
    </w:p>
    <w:p w:rsidR="00A20D00" w:rsidRDefault="00A20D00" w:rsidP="005967F3">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Rutiranje zahtjeva – različiti dijelovi aplikacije </w:t>
      </w:r>
      <w:r w:rsidRPr="000A703F">
        <w:rPr>
          <w:rFonts w:ascii="Times New Roman" w:hAnsi="Times New Roman" w:cs="Times New Roman"/>
          <w:sz w:val="24"/>
          <w:szCs w:val="24"/>
        </w:rPr>
        <w:t>treba da aktiviraju različito ponašanje servera.</w:t>
      </w:r>
      <w:r>
        <w:rPr>
          <w:rFonts w:ascii="Times New Roman" w:hAnsi="Times New Roman" w:cs="Times New Roman"/>
          <w:sz w:val="24"/>
          <w:szCs w:val="24"/>
        </w:rPr>
        <w:t xml:space="preserve"> Npr. </w:t>
      </w:r>
      <w:r w:rsidRPr="00087CD2">
        <w:rPr>
          <w:rFonts w:ascii="Times New Roman" w:hAnsi="Times New Roman" w:cs="Times New Roman"/>
          <w:i/>
          <w:sz w:val="24"/>
          <w:szCs w:val="24"/>
        </w:rPr>
        <w:t>GET</w:t>
      </w:r>
      <w:r>
        <w:rPr>
          <w:rFonts w:ascii="Times New Roman" w:hAnsi="Times New Roman" w:cs="Times New Roman"/>
          <w:sz w:val="24"/>
          <w:szCs w:val="24"/>
        </w:rPr>
        <w:t xml:space="preserve"> i </w:t>
      </w:r>
      <w:r w:rsidRPr="00087CD2">
        <w:rPr>
          <w:rFonts w:ascii="Times New Roman" w:hAnsi="Times New Roman" w:cs="Times New Roman"/>
          <w:i/>
          <w:sz w:val="24"/>
          <w:szCs w:val="24"/>
        </w:rPr>
        <w:t>POST</w:t>
      </w:r>
      <w:r>
        <w:rPr>
          <w:rFonts w:ascii="Times New Roman" w:hAnsi="Times New Roman" w:cs="Times New Roman"/>
          <w:sz w:val="24"/>
          <w:szCs w:val="24"/>
        </w:rPr>
        <w:t xml:space="preserve"> zahtjevi se trebaju posmatrati različito i različiti URL-ovi takođe aktiviraju različite odgovore. Ukoliko želimo da neka funkcija vraća korisničke profile koji se čuvaju npr. u bazi podataka, različitom kombinacijom HTTP metoda i URL-ova dobijaju se različiti odgovori:</w:t>
      </w:r>
    </w:p>
    <w:p w:rsidR="00A20D00" w:rsidRPr="008107FC" w:rsidRDefault="00A20D00" w:rsidP="005967F3">
      <w:pPr>
        <w:spacing w:after="0" w:line="240" w:lineRule="auto"/>
        <w:ind w:left="360"/>
        <w:jc w:val="both"/>
        <w:rPr>
          <w:rFonts w:ascii="Times New Roman" w:hAnsi="Times New Roman" w:cs="Times New Roman"/>
          <w:sz w:val="24"/>
          <w:szCs w:val="24"/>
        </w:rPr>
      </w:pPr>
    </w:p>
    <w:p w:rsidR="00A20D00" w:rsidRDefault="00A20D00" w:rsidP="005967F3">
      <w:pPr>
        <w:pStyle w:val="ListParagraph"/>
        <w:numPr>
          <w:ilvl w:val="0"/>
          <w:numId w:val="15"/>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GET/users</w:t>
      </w:r>
      <w:r>
        <w:rPr>
          <w:rFonts w:ascii="Times New Roman" w:hAnsi="Times New Roman" w:cs="Times New Roman"/>
          <w:sz w:val="24"/>
          <w:szCs w:val="24"/>
        </w:rPr>
        <w:t xml:space="preserve"> – za prikazivanje liste korisničkih profila,</w:t>
      </w:r>
    </w:p>
    <w:p w:rsidR="00A20D00" w:rsidRDefault="00A20D00" w:rsidP="005967F3">
      <w:pPr>
        <w:pStyle w:val="ListParagraph"/>
        <w:numPr>
          <w:ilvl w:val="0"/>
          <w:numId w:val="15"/>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GET/users/:username</w:t>
      </w:r>
      <w:r>
        <w:rPr>
          <w:rFonts w:ascii="Times New Roman" w:hAnsi="Times New Roman" w:cs="Times New Roman"/>
          <w:sz w:val="24"/>
          <w:szCs w:val="24"/>
        </w:rPr>
        <w:t xml:space="preserve"> – za prikazivanje profila korisnika sa proslijeđenim korisničkim imenom,</w:t>
      </w:r>
    </w:p>
    <w:p w:rsidR="00A20D00" w:rsidRDefault="00A20D00" w:rsidP="005967F3">
      <w:pPr>
        <w:pStyle w:val="ListParagraph"/>
        <w:numPr>
          <w:ilvl w:val="0"/>
          <w:numId w:val="15"/>
        </w:numPr>
        <w:spacing w:after="0" w:line="240" w:lineRule="auto"/>
        <w:jc w:val="both"/>
        <w:rPr>
          <w:rFonts w:ascii="Times New Roman" w:hAnsi="Times New Roman" w:cs="Times New Roman"/>
          <w:sz w:val="24"/>
          <w:szCs w:val="24"/>
        </w:rPr>
      </w:pPr>
      <w:r w:rsidRPr="00087CD2">
        <w:rPr>
          <w:rFonts w:ascii="Times New Roman" w:hAnsi="Times New Roman" w:cs="Times New Roman"/>
          <w:i/>
          <w:sz w:val="24"/>
          <w:szCs w:val="24"/>
        </w:rPr>
        <w:t>POST/users</w:t>
      </w:r>
      <w:r>
        <w:rPr>
          <w:rFonts w:ascii="Times New Roman" w:hAnsi="Times New Roman" w:cs="Times New Roman"/>
          <w:sz w:val="24"/>
          <w:szCs w:val="24"/>
        </w:rPr>
        <w:t xml:space="preserve"> – za kreiranje korisničkog profila, </w:t>
      </w:r>
    </w:p>
    <w:p w:rsidR="00A20D00" w:rsidRPr="005967F3" w:rsidRDefault="00A20D00" w:rsidP="005967F3">
      <w:pPr>
        <w:pStyle w:val="ListParagraph"/>
        <w:numPr>
          <w:ilvl w:val="0"/>
          <w:numId w:val="15"/>
        </w:numPr>
        <w:spacing w:after="0" w:line="240" w:lineRule="auto"/>
        <w:jc w:val="both"/>
        <w:rPr>
          <w:rFonts w:ascii="Times New Roman" w:hAnsi="Times New Roman" w:cs="Times New Roman"/>
          <w:sz w:val="24"/>
          <w:szCs w:val="24"/>
        </w:rPr>
      </w:pPr>
      <w:r w:rsidRPr="005967F3">
        <w:rPr>
          <w:rFonts w:ascii="Times New Roman" w:hAnsi="Times New Roman" w:cs="Times New Roman"/>
          <w:i/>
          <w:sz w:val="24"/>
          <w:szCs w:val="24"/>
        </w:rPr>
        <w:t>PUT/users/:username</w:t>
      </w:r>
      <w:r w:rsidRPr="005967F3">
        <w:rPr>
          <w:rFonts w:ascii="Times New Roman" w:hAnsi="Times New Roman" w:cs="Times New Roman"/>
          <w:sz w:val="24"/>
          <w:szCs w:val="24"/>
        </w:rPr>
        <w:t xml:space="preserve"> -  za ažuriranje profila korisnika sa proslijeđenim korisničkim imenom.</w:t>
      </w:r>
    </w:p>
    <w:p w:rsidR="00A20D00" w:rsidRDefault="00A20D00" w:rsidP="005967F3">
      <w:pPr>
        <w:spacing w:after="0" w:line="240" w:lineRule="auto"/>
        <w:jc w:val="both"/>
        <w:rPr>
          <w:rFonts w:ascii="Times New Roman" w:hAnsi="Times New Roman" w:cs="Times New Roman"/>
          <w:sz w:val="24"/>
          <w:szCs w:val="24"/>
        </w:rPr>
      </w:pPr>
    </w:p>
    <w:p w:rsidR="00A20D00" w:rsidRDefault="00A20D00" w:rsidP="005967F3">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Prethodna lista predstavlja listu rutiranja, gdje se kombinacije metoda i URL-ova mapiraju u odgovarajuće akcije, odnosno </w:t>
      </w:r>
      <w:r w:rsidRPr="00811351">
        <w:rPr>
          <w:rFonts w:ascii="Times New Roman" w:hAnsi="Times New Roman" w:cs="Times New Roman"/>
          <w:i/>
          <w:sz w:val="24"/>
          <w:szCs w:val="24"/>
        </w:rPr>
        <w:t>callback</w:t>
      </w:r>
      <w:r>
        <w:rPr>
          <w:rFonts w:ascii="Times New Roman" w:hAnsi="Times New Roman" w:cs="Times New Roman"/>
          <w:sz w:val="24"/>
          <w:szCs w:val="24"/>
        </w:rPr>
        <w:t xml:space="preserve"> funkcije. </w:t>
      </w:r>
      <w:r w:rsidRPr="00811351">
        <w:rPr>
          <w:rFonts w:ascii="Times New Roman" w:hAnsi="Times New Roman" w:cs="Times New Roman"/>
          <w:i/>
          <w:sz w:val="24"/>
          <w:szCs w:val="24"/>
        </w:rPr>
        <w:t>Callback</w:t>
      </w:r>
      <w:r>
        <w:rPr>
          <w:rFonts w:ascii="Times New Roman" w:hAnsi="Times New Roman" w:cs="Times New Roman"/>
          <w:sz w:val="24"/>
          <w:szCs w:val="24"/>
        </w:rPr>
        <w:t xml:space="preserve"> funkcije su najčešće definisane u odvojenim modulima koji se nazivaju kontroleri (eng. </w:t>
      </w:r>
      <w:r w:rsidRPr="00356CDD">
        <w:rPr>
          <w:rFonts w:ascii="Times New Roman" w:hAnsi="Times New Roman" w:cs="Times New Roman"/>
          <w:i/>
          <w:sz w:val="24"/>
          <w:szCs w:val="24"/>
        </w:rPr>
        <w:t>controllers</w:t>
      </w:r>
      <w:r>
        <w:rPr>
          <w:rFonts w:ascii="Times New Roman" w:hAnsi="Times New Roman" w:cs="Times New Roman"/>
          <w:sz w:val="24"/>
          <w:szCs w:val="24"/>
        </w:rPr>
        <w:t xml:space="preserve">). Ukoliko je potrebno kreirati funkciju koja šalje odgovor na zahtjev </w:t>
      </w:r>
      <w:r w:rsidRPr="00532924">
        <w:rPr>
          <w:rFonts w:ascii="Times New Roman" w:hAnsi="Times New Roman" w:cs="Times New Roman"/>
          <w:i/>
          <w:sz w:val="24"/>
          <w:szCs w:val="24"/>
        </w:rPr>
        <w:t>GET/users</w:t>
      </w:r>
      <w:r>
        <w:rPr>
          <w:rFonts w:ascii="Times New Roman" w:hAnsi="Times New Roman" w:cs="Times New Roman"/>
          <w:sz w:val="24"/>
          <w:szCs w:val="24"/>
        </w:rPr>
        <w:t xml:space="preserve"> iz prethodne liste, kreira se modul </w:t>
      </w:r>
      <w:r w:rsidRPr="00356CDD">
        <w:rPr>
          <w:rFonts w:ascii="Times New Roman" w:hAnsi="Times New Roman" w:cs="Times New Roman"/>
          <w:i/>
          <w:sz w:val="24"/>
          <w:szCs w:val="24"/>
        </w:rPr>
        <w:t>controller</w:t>
      </w:r>
      <w:r>
        <w:rPr>
          <w:rFonts w:ascii="Times New Roman" w:hAnsi="Times New Roman" w:cs="Times New Roman"/>
          <w:i/>
          <w:sz w:val="24"/>
          <w:szCs w:val="24"/>
        </w:rPr>
        <w:t>s</w:t>
      </w:r>
      <w:r w:rsidRPr="00356CDD">
        <w:rPr>
          <w:rFonts w:ascii="Times New Roman" w:hAnsi="Times New Roman" w:cs="Times New Roman"/>
          <w:i/>
          <w:sz w:val="24"/>
          <w:szCs w:val="24"/>
        </w:rPr>
        <w:t>/user.controler.js</w:t>
      </w:r>
      <w:r>
        <w:rPr>
          <w:rFonts w:ascii="Times New Roman" w:hAnsi="Times New Roman" w:cs="Times New Roman"/>
          <w:sz w:val="24"/>
          <w:szCs w:val="24"/>
        </w:rPr>
        <w:t xml:space="preserve"> koji je prikazan </w:t>
      </w:r>
      <w:r w:rsidR="005967F3">
        <w:rPr>
          <w:rFonts w:ascii="Times New Roman" w:hAnsi="Times New Roman" w:cs="Times New Roman"/>
          <w:sz w:val="24"/>
          <w:szCs w:val="24"/>
        </w:rPr>
        <w:t>na Slici 5.7.</w:t>
      </w: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5967F3" w:rsidRDefault="005967F3" w:rsidP="005967F3">
      <w:pPr>
        <w:spacing w:after="0" w:line="240" w:lineRule="auto"/>
        <w:ind w:firstLine="360"/>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shape id="Text Box 26" o:spid="_x0000_s1054" type="#_x0000_t202" style="position:absolute;left:0;text-align:left;margin-left:1.5pt;margin-top:6.8pt;width:450.75pt;height:110.7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" fillcolor="white [3201]" strokeweight=".5pt">
            <v:path arrowok="t"/>
            <v:textbox>
              <w:txbxContent>
                <w:p w:rsidR="000D75C7" w:rsidRDefault="000D75C7" w:rsidP="00A20D00">
                  <w:pPr>
                    <w:spacing w:after="0" w:line="240" w:lineRule="auto"/>
                    <w:rPr>
                      <w:rFonts w:ascii="Courier New" w:hAnsi="Courier New" w:cs="Courier New"/>
                      <w:i/>
                      <w:lang w:val="sr-Latn-BA"/>
                    </w:rPr>
                  </w:pPr>
                  <w:r>
                    <w:rPr>
                      <w:rFonts w:ascii="Courier New" w:hAnsi="Courier New" w:cs="Courier New"/>
                      <w:lang w:val="sr-Latn-BA"/>
                    </w:rPr>
                    <w:t xml:space="preserve">// </w:t>
                  </w:r>
                  <w:r>
                    <w:rPr>
                      <w:rFonts w:ascii="Courier New" w:hAnsi="Courier New" w:cs="Courier New"/>
                      <w:i/>
                      <w:lang w:val="sr-Latn-BA"/>
                    </w:rPr>
                    <w:t>controllers/user.controller.js</w:t>
                  </w:r>
                </w:p>
                <w:p w:rsidR="000D75C7" w:rsidRPr="00532924" w:rsidRDefault="000D75C7" w:rsidP="00A20D00">
                  <w:pPr>
                    <w:spacing w:after="0" w:line="240" w:lineRule="auto"/>
                    <w:rPr>
                      <w:rFonts w:ascii="Courier New" w:hAnsi="Courier New" w:cs="Courier New"/>
                      <w:i/>
                      <w:lang w:val="sr-Latn-BA"/>
                    </w:rPr>
                  </w:pP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var db = require(</w:t>
                  </w:r>
                  <w:r w:rsidRPr="00532924">
                    <w:rPr>
                      <w:rFonts w:ascii="Courier New" w:hAnsi="Courier New" w:cs="Courier New"/>
                    </w:rPr>
                    <w:t>‘./database/user.database’</w:t>
                  </w:r>
                  <w:r w:rsidRPr="00532924">
                    <w:rPr>
                      <w:rFonts w:ascii="Courier New" w:hAnsi="Courier New" w:cs="Courier New"/>
                      <w:lang w:val="sr-Latn-BA"/>
                    </w:rPr>
                    <w:t>);</w:t>
                  </w: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function getAllUsers(req, res){</w:t>
                  </w: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ab/>
                    <w:t>db.getAllUsers(function(data){</w:t>
                  </w: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ab/>
                  </w:r>
                  <w:r w:rsidRPr="00532924">
                    <w:rPr>
                      <w:rFonts w:ascii="Courier New" w:hAnsi="Courier New" w:cs="Courier New"/>
                      <w:lang w:val="sr-Latn-BA"/>
                    </w:rPr>
                    <w:tab/>
                    <w:t>res.send(data);</w:t>
                  </w: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w:t>
                  </w:r>
                </w:p>
                <w:p w:rsidR="000D75C7" w:rsidRPr="00532924" w:rsidRDefault="000D75C7" w:rsidP="00A20D00">
                  <w:pPr>
                    <w:spacing w:after="0" w:line="240" w:lineRule="auto"/>
                    <w:rPr>
                      <w:rFonts w:ascii="Courier New" w:hAnsi="Courier New" w:cs="Courier New"/>
                      <w:lang w:val="sr-Latn-BA"/>
                    </w:rPr>
                  </w:pPr>
                  <w:r w:rsidRPr="00532924">
                    <w:rPr>
                      <w:rFonts w:ascii="Courier New" w:hAnsi="Courier New" w:cs="Courier New"/>
                      <w:lang w:val="sr-Latn-BA"/>
                    </w:rPr>
                    <w:t>}</w:t>
                  </w:r>
                </w:p>
                <w:p w:rsidR="000D75C7" w:rsidRPr="00356CDD" w:rsidRDefault="000D75C7" w:rsidP="00A20D00">
                  <w:pPr>
                    <w:rPr>
                      <w:rFonts w:ascii="Courier New" w:hAnsi="Courier New" w:cs="Courier New"/>
                      <w:lang w:val="sr-Latn-BA"/>
                    </w:rPr>
                  </w:pPr>
                </w:p>
                <w:p w:rsidR="000D75C7" w:rsidRPr="00356CDD" w:rsidRDefault="000D75C7" w:rsidP="00A20D00">
                  <w:pPr>
                    <w:rPr>
                      <w:lang w:val="sr-Latn-BA"/>
                    </w:rPr>
                  </w:pPr>
                </w:p>
              </w:txbxContent>
            </v:textbox>
          </v:shape>
        </w:pict>
      </w:r>
    </w:p>
    <w:p w:rsidR="00A20D00" w:rsidRPr="00356CDD" w:rsidRDefault="00A20D00" w:rsidP="00A20D00">
      <w:pPr>
        <w:spacing w:after="0" w:line="240" w:lineRule="auto"/>
        <w:ind w:firstLine="360"/>
        <w:jc w:val="both"/>
        <w:rPr>
          <w:rFonts w:ascii="Times New Roman" w:hAnsi="Times New Roman" w:cs="Times New Roman"/>
          <w:sz w:val="24"/>
          <w:szCs w:val="24"/>
          <w:lang w:val="sr-Latn-BA"/>
        </w:rPr>
      </w:pPr>
    </w:p>
    <w:p w:rsidR="00A20D00" w:rsidRPr="000A703F" w:rsidRDefault="00A20D00" w:rsidP="00A20D00">
      <w:pPr>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noProof/>
        </w:rPr>
        <w:pict>
          <v:shape id="Text Box 27" o:spid="_x0000_s1055" type="#_x0000_t202" style="position:absolute;left:0;text-align:left;margin-left:1.5pt;margin-top:2.8pt;width:450.75pt;height:20.35pt;z-index:2516848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5.7</w:t>
                  </w:r>
                  <w:r>
                    <w:rPr>
                      <w:rFonts w:ascii="Times New Roman" w:hAnsi="Times New Roman" w:cs="Times New Roman"/>
                      <w:i/>
                    </w:rPr>
                    <w:t xml:space="preserve"> – Primjer kreiranja kontrolera</w:t>
                  </w:r>
                </w:p>
              </w:txbxContent>
            </v:textbox>
          </v:shape>
        </w:pict>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Pr="009C58A7" w:rsidRDefault="00A20D00" w:rsidP="00A20D00">
      <w:pPr>
        <w:spacing w:after="0" w:line="240" w:lineRule="auto"/>
        <w:ind w:firstLine="720"/>
        <w:jc w:val="both"/>
        <w:rPr>
          <w:rFonts w:ascii="Times New Roman" w:hAnsi="Times New Roman" w:cs="Times New Roman"/>
          <w:sz w:val="24"/>
          <w:szCs w:val="24"/>
          <w:lang w:val="sr-Latn-BA"/>
        </w:rPr>
      </w:pPr>
      <w:r w:rsidRPr="009C58A7">
        <w:rPr>
          <w:rFonts w:ascii="Times New Roman" w:hAnsi="Times New Roman" w:cs="Times New Roman"/>
          <w:sz w:val="24"/>
          <w:szCs w:val="24"/>
        </w:rPr>
        <w:t xml:space="preserve">U kodu na prethodnoj slici, pozivom </w:t>
      </w:r>
      <w:r w:rsidRPr="009C58A7">
        <w:rPr>
          <w:rFonts w:ascii="Times New Roman" w:hAnsi="Times New Roman" w:cs="Times New Roman"/>
          <w:i/>
          <w:sz w:val="24"/>
          <w:szCs w:val="24"/>
          <w:lang w:val="sr-Latn-BA"/>
        </w:rPr>
        <w:t>require(</w:t>
      </w:r>
      <w:r w:rsidRPr="009C58A7">
        <w:rPr>
          <w:rFonts w:ascii="Times New Roman" w:hAnsi="Times New Roman" w:cs="Times New Roman"/>
          <w:i/>
          <w:sz w:val="24"/>
          <w:szCs w:val="24"/>
        </w:rPr>
        <w:t>‘./database/user.database’</w:t>
      </w:r>
      <w:r w:rsidRPr="009C58A7">
        <w:rPr>
          <w:rFonts w:ascii="Times New Roman" w:hAnsi="Times New Roman" w:cs="Times New Roman"/>
          <w:i/>
          <w:sz w:val="24"/>
          <w:szCs w:val="24"/>
          <w:lang w:val="sr-Latn-BA"/>
        </w:rPr>
        <w:t>)</w:t>
      </w:r>
      <w:r w:rsidRPr="009C58A7">
        <w:rPr>
          <w:rFonts w:ascii="Times New Roman" w:hAnsi="Times New Roman" w:cs="Times New Roman"/>
          <w:sz w:val="24"/>
          <w:szCs w:val="24"/>
          <w:lang w:val="sr-Latn-BA"/>
        </w:rPr>
        <w:t xml:space="preserve"> uvezen je moduo sa funkcijama koje dobavljaju podatke iz baze podataka. Na sličan način se kreiraju </w:t>
      </w:r>
      <w:r w:rsidRPr="00811351">
        <w:rPr>
          <w:rFonts w:ascii="Times New Roman" w:hAnsi="Times New Roman" w:cs="Times New Roman"/>
          <w:i/>
          <w:sz w:val="24"/>
          <w:szCs w:val="24"/>
          <w:lang w:val="sr-Latn-BA"/>
        </w:rPr>
        <w:t>callback</w:t>
      </w:r>
      <w:r w:rsidRPr="009C58A7">
        <w:rPr>
          <w:rFonts w:ascii="Times New Roman" w:hAnsi="Times New Roman" w:cs="Times New Roman"/>
          <w:sz w:val="24"/>
          <w:szCs w:val="24"/>
          <w:lang w:val="sr-Latn-BA"/>
        </w:rPr>
        <w:t xml:space="preserve"> funkcije za</w:t>
      </w:r>
      <w:r>
        <w:rPr>
          <w:rFonts w:ascii="Times New Roman" w:hAnsi="Times New Roman" w:cs="Times New Roman"/>
          <w:sz w:val="24"/>
          <w:szCs w:val="24"/>
          <w:lang w:val="sr-Latn-BA"/>
        </w:rPr>
        <w:t xml:space="preserve"> druge</w:t>
      </w:r>
      <w:r w:rsidRPr="009C58A7">
        <w:rPr>
          <w:rFonts w:ascii="Times New Roman" w:hAnsi="Times New Roman" w:cs="Times New Roman"/>
          <w:sz w:val="24"/>
          <w:szCs w:val="24"/>
          <w:lang w:val="sr-Latn-BA"/>
        </w:rPr>
        <w:t xml:space="preserve"> zahtjeve iz liste. </w: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Dobra praksa je da su rute za različite API-je (npr.: </w:t>
      </w:r>
      <w:r w:rsidRPr="00BA1BA7">
        <w:rPr>
          <w:rFonts w:ascii="Times New Roman" w:hAnsi="Times New Roman" w:cs="Times New Roman"/>
          <w:i/>
          <w:sz w:val="24"/>
          <w:szCs w:val="24"/>
          <w:lang w:val="sr-Latn-BA"/>
        </w:rPr>
        <w:t>Users API</w:t>
      </w:r>
      <w:r>
        <w:rPr>
          <w:rFonts w:ascii="Times New Roman" w:hAnsi="Times New Roman" w:cs="Times New Roman"/>
          <w:sz w:val="24"/>
          <w:szCs w:val="24"/>
          <w:lang w:val="sr-Latn-BA"/>
        </w:rPr>
        <w:t xml:space="preserve">, </w:t>
      </w:r>
      <w:r w:rsidRPr="00BA1BA7">
        <w:rPr>
          <w:rFonts w:ascii="Times New Roman" w:hAnsi="Times New Roman" w:cs="Times New Roman"/>
          <w:i/>
          <w:sz w:val="24"/>
          <w:szCs w:val="24"/>
          <w:lang w:val="sr-Latn-BA"/>
        </w:rPr>
        <w:t>Tasks API</w:t>
      </w:r>
      <w:r>
        <w:rPr>
          <w:rFonts w:ascii="Times New Roman" w:hAnsi="Times New Roman" w:cs="Times New Roman"/>
          <w:sz w:val="24"/>
          <w:szCs w:val="24"/>
          <w:lang w:val="sr-Latn-BA"/>
        </w:rPr>
        <w:t xml:space="preserve">) definisane u različitim modulima. Moduli se kreiraju u folderu </w:t>
      </w:r>
      <w:r w:rsidRPr="00811351">
        <w:rPr>
          <w:rFonts w:ascii="Times New Roman" w:hAnsi="Times New Roman" w:cs="Times New Roman"/>
          <w:i/>
          <w:sz w:val="24"/>
          <w:szCs w:val="24"/>
          <w:lang w:val="sr-Latn-BA"/>
        </w:rPr>
        <w:t>routes</w:t>
      </w:r>
      <w:r w:rsidR="005967F3">
        <w:rPr>
          <w:rFonts w:ascii="Times New Roman" w:hAnsi="Times New Roman" w:cs="Times New Roman"/>
          <w:sz w:val="24"/>
          <w:szCs w:val="24"/>
          <w:lang w:val="sr-Latn-BA"/>
        </w:rPr>
        <w:t>. Na Slici 5.8 je primjer.</w:t>
      </w:r>
    </w:p>
    <w:p w:rsidR="00A20D00" w:rsidRDefault="00A20D00" w:rsidP="00A20D00">
      <w:pPr>
        <w:spacing w:after="0" w:line="240" w:lineRule="auto"/>
        <w:jc w:val="both"/>
        <w:rPr>
          <w:rFonts w:ascii="Times New Roman" w:hAnsi="Times New Roman" w:cs="Times New Roman"/>
          <w:sz w:val="24"/>
          <w:szCs w:val="24"/>
          <w:lang w:val="sr-Latn-BA"/>
        </w:rPr>
      </w:pPr>
    </w:p>
    <w:p w:rsidR="00A20D00" w:rsidRPr="00532924" w:rsidRDefault="0010006C" w:rsidP="00A20D00">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 id="Text Box 31" o:spid="_x0000_s1056" type="#_x0000_t202" style="position:absolute;left:0;text-align:left;margin-left:1.5pt;margin-top:6pt;width:450.75pt;height:225.5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 routes/user.routes.js</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module.exports = function(app){</w:t>
                  </w:r>
                </w:p>
                <w:p w:rsidR="000D75C7" w:rsidRDefault="000D75C7" w:rsidP="00A20D00">
                  <w:pPr>
                    <w:spacing w:after="0" w:line="240" w:lineRule="auto"/>
                    <w:ind w:left="720"/>
                    <w:rPr>
                      <w:rFonts w:ascii="Courier New" w:hAnsi="Courier New" w:cs="Courier New"/>
                    </w:rPr>
                  </w:pPr>
                  <w:r>
                    <w:rPr>
                      <w:rFonts w:ascii="Courier New" w:hAnsi="Courier New" w:cs="Courier New"/>
                    </w:rPr>
                    <w:t>var usersControler = require(‘./../controllers/user.controller.js’);</w:t>
                  </w:r>
                </w:p>
                <w:p w:rsidR="000D75C7" w:rsidRDefault="000D75C7" w:rsidP="00A20D00">
                  <w:pPr>
                    <w:spacing w:after="0" w:line="240" w:lineRule="auto"/>
                    <w:ind w:left="720"/>
                    <w:rPr>
                      <w:rFonts w:ascii="Courier New" w:hAnsi="Courier New" w:cs="Courier New"/>
                    </w:rPr>
                  </w:pPr>
                </w:p>
                <w:p w:rsidR="000D75C7" w:rsidRDefault="000D75C7" w:rsidP="00A20D00">
                  <w:pPr>
                    <w:spacing w:after="0" w:line="240" w:lineRule="auto"/>
                    <w:ind w:left="720"/>
                    <w:rPr>
                      <w:rFonts w:ascii="Courier New" w:hAnsi="Courier New" w:cs="Courier New"/>
                    </w:rPr>
                  </w:pPr>
                  <w:r>
                    <w:rPr>
                      <w:rFonts w:ascii="Courier New" w:hAnsi="Courier New" w:cs="Courier New"/>
                    </w:rPr>
                    <w:t>app.get(‘/users’, usersControler.</w:t>
                  </w:r>
                  <w:r w:rsidRPr="00532924">
                    <w:rPr>
                      <w:rFonts w:ascii="Courier New" w:hAnsi="Courier New" w:cs="Courier New"/>
                      <w:lang w:val="sr-Latn-BA"/>
                    </w:rPr>
                    <w:t>getAllUsers</w:t>
                  </w:r>
                  <w:r>
                    <w:rPr>
                      <w:rFonts w:ascii="Courier New" w:hAnsi="Courier New" w:cs="Courier New"/>
                    </w:rPr>
                    <w:t>);</w:t>
                  </w:r>
                </w:p>
                <w:p w:rsidR="000D75C7" w:rsidRDefault="000D75C7" w:rsidP="00A20D00">
                  <w:pPr>
                    <w:spacing w:after="0" w:line="240" w:lineRule="auto"/>
                    <w:ind w:left="720"/>
                    <w:rPr>
                      <w:rFonts w:ascii="Courier New" w:hAnsi="Courier New" w:cs="Courier New"/>
                    </w:rPr>
                  </w:pPr>
                  <w:r>
                    <w:rPr>
                      <w:rFonts w:ascii="Courier New" w:hAnsi="Courier New" w:cs="Courier New"/>
                    </w:rPr>
                    <w:t>app.post(‘/user’, usersControler.createUser);</w:t>
                  </w:r>
                </w:p>
                <w:p w:rsidR="000D75C7" w:rsidRDefault="000D75C7" w:rsidP="00A20D00">
                  <w:pPr>
                    <w:spacing w:after="0" w:line="240" w:lineRule="auto"/>
                    <w:ind w:left="720"/>
                    <w:rPr>
                      <w:rFonts w:ascii="Courier New" w:hAnsi="Courier New" w:cs="Courier New"/>
                    </w:rPr>
                  </w:pPr>
                  <w:r>
                    <w:rPr>
                      <w:rFonts w:ascii="Courier New" w:hAnsi="Courier New" w:cs="Courier New"/>
                    </w:rPr>
                    <w:t>app.put(‘/user’, usersControler.updateUser);</w:t>
                  </w:r>
                </w:p>
                <w:p w:rsidR="000D75C7" w:rsidRDefault="000D75C7" w:rsidP="00A20D00">
                  <w:pPr>
                    <w:spacing w:after="0" w:line="240" w:lineRule="auto"/>
                    <w:ind w:left="720"/>
                    <w:rPr>
                      <w:rFonts w:ascii="Courier New" w:hAnsi="Courier New" w:cs="Courier New"/>
                    </w:rPr>
                  </w:pPr>
                  <w:r>
                    <w:rPr>
                      <w:rFonts w:ascii="Courier New" w:hAnsi="Courier New" w:cs="Courier New"/>
                    </w:rPr>
                    <w:t>app.get(‘user/:id’, usersControler.getUser);</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 app.js</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var app = express();</w:t>
                  </w:r>
                </w:p>
                <w:p w:rsidR="000D75C7" w:rsidRDefault="000D75C7" w:rsidP="00A20D00">
                  <w:pPr>
                    <w:spacing w:after="0" w:line="240" w:lineRule="auto"/>
                    <w:rPr>
                      <w:rFonts w:ascii="Courier New" w:hAnsi="Courier New" w:cs="Courier New"/>
                    </w:rPr>
                  </w:pPr>
                  <w:r>
                    <w:rPr>
                      <w:rFonts w:ascii="Courier New" w:hAnsi="Courier New" w:cs="Courier New"/>
                    </w:rPr>
                    <w:t>require(‘./routes/user.routes’)(app);</w:t>
                  </w:r>
                </w:p>
                <w:p w:rsidR="000D75C7" w:rsidRPr="00586572" w:rsidRDefault="000D75C7" w:rsidP="00A20D00">
                  <w:pPr>
                    <w:spacing w:after="0" w:line="240" w:lineRule="auto"/>
                    <w:rPr>
                      <w:rFonts w:ascii="Courier New" w:hAnsi="Courier New" w:cs="Courier New"/>
                    </w:rPr>
                  </w:pPr>
                </w:p>
              </w:txbxContent>
            </v:textbox>
          </v:shape>
        </w:pict>
      </w: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rPr>
      </w:pPr>
    </w:p>
    <w:p w:rsidR="00A20D00" w:rsidRDefault="0010006C" w:rsidP="00A20D00">
      <w:pPr>
        <w:spacing w:after="0" w:line="240" w:lineRule="auto"/>
        <w:jc w:val="both"/>
        <w:rPr>
          <w:rFonts w:ascii="Times New Roman" w:hAnsi="Times New Roman" w:cs="Times New Roman"/>
          <w:sz w:val="24"/>
          <w:szCs w:val="24"/>
        </w:rPr>
      </w:pPr>
      <w:r>
        <w:rPr>
          <w:noProof/>
        </w:rPr>
        <w:pict>
          <v:shape id="Text Box 28" o:spid="_x0000_s1057" type="#_x0000_t202" style="position:absolute;left:0;text-align:left;margin-left:1.5pt;margin-top:1.65pt;width:450.75pt;height:20.35pt;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5.8</w:t>
                  </w:r>
                  <w:r>
                    <w:rPr>
                      <w:rFonts w:ascii="Times New Roman" w:hAnsi="Times New Roman" w:cs="Times New Roman"/>
                      <w:i/>
                    </w:rPr>
                    <w:t xml:space="preserve"> – Primjer kreiranja modula za rutiranje</w:t>
                  </w:r>
                </w:p>
              </w:txbxContent>
            </v:textbox>
          </v:shape>
        </w:pict>
      </w:r>
    </w:p>
    <w:p w:rsidR="00A20D00" w:rsidRPr="005B6E2D" w:rsidRDefault="00A20D00" w:rsidP="00A20D00">
      <w:pPr>
        <w:spacing w:after="0" w:line="240" w:lineRule="auto"/>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sr-Latn-BA"/>
        </w:rPr>
        <w:t xml:space="preserve">U prethodnim primjerima primjenjen je </w:t>
      </w:r>
      <w:r w:rsidRPr="00537B99">
        <w:rPr>
          <w:rFonts w:ascii="Times New Roman" w:hAnsi="Times New Roman" w:cs="Times New Roman"/>
          <w:i/>
          <w:sz w:val="24"/>
          <w:szCs w:val="24"/>
        </w:rPr>
        <w:t>application-level</w:t>
      </w:r>
      <w:r>
        <w:rPr>
          <w:rFonts w:ascii="Times New Roman" w:hAnsi="Times New Roman" w:cs="Times New Roman"/>
          <w:sz w:val="24"/>
          <w:szCs w:val="24"/>
        </w:rPr>
        <w:t xml:space="preserve"> tip </w:t>
      </w:r>
      <w:r w:rsidRPr="00537B99">
        <w:rPr>
          <w:rFonts w:ascii="Times New Roman" w:hAnsi="Times New Roman" w:cs="Times New Roman"/>
          <w:i/>
          <w:sz w:val="24"/>
          <w:szCs w:val="24"/>
        </w:rPr>
        <w:t>middleware</w:t>
      </w:r>
      <w:r>
        <w:rPr>
          <w:rFonts w:ascii="Times New Roman" w:hAnsi="Times New Roman" w:cs="Times New Roman"/>
          <w:sz w:val="24"/>
          <w:szCs w:val="24"/>
        </w:rPr>
        <w:t>-a.</w:t>
      </w:r>
    </w:p>
    <w:p w:rsidR="00A20D00" w:rsidRDefault="00A20D00" w:rsidP="00A20D00">
      <w:pPr>
        <w:rPr>
          <w:lang w:val="sr-Latn-BA"/>
        </w:rPr>
      </w:pPr>
    </w:p>
    <w:p w:rsidR="00A20D00" w:rsidRDefault="00A20D00" w:rsidP="00A20D00">
      <w:pPr>
        <w:rPr>
          <w:lang w:val="sr-Latn-BA"/>
        </w:rPr>
      </w:pPr>
    </w:p>
    <w:p w:rsidR="00A20D00" w:rsidRDefault="00A20D00" w:rsidP="00A20D00">
      <w:pPr>
        <w:rPr>
          <w:lang w:val="sr-Latn-BA"/>
        </w:rPr>
      </w:pPr>
    </w:p>
    <w:p w:rsidR="00A20D00" w:rsidRDefault="00A20D00" w:rsidP="00A20D00">
      <w:pPr>
        <w:rPr>
          <w:lang w:val="sr-Latn-BA"/>
        </w:rPr>
      </w:pPr>
    </w:p>
    <w:p w:rsidR="00A20D00" w:rsidRDefault="00A20D00" w:rsidP="00A20D00">
      <w:pPr>
        <w:rPr>
          <w:lang w:val="sr-Latn-BA"/>
        </w:rPr>
      </w:pPr>
    </w:p>
    <w:p w:rsidR="00A20D00" w:rsidRDefault="00A20D00" w:rsidP="00A20D00">
      <w:pPr>
        <w:rPr>
          <w:lang w:val="sr-Latn-BA"/>
        </w:rPr>
      </w:pPr>
    </w:p>
    <w:p w:rsidR="00A20D00" w:rsidRDefault="00A20D00" w:rsidP="00307459">
      <w:pPr>
        <w:pStyle w:val="Heading1"/>
        <w:spacing w:line="240" w:lineRule="auto"/>
        <w:jc w:val="both"/>
        <w:rPr>
          <w:lang w:val="sr-Latn-BA"/>
        </w:rPr>
      </w:pPr>
      <w:bookmarkStart w:id="15" w:name="_Toc9960911"/>
      <w:r w:rsidRPr="001A5336">
        <w:rPr>
          <w:rFonts w:ascii="Times New Roman" w:hAnsi="Times New Roman" w:cs="Times New Roman"/>
          <w:lang w:val="sr-Latn-BA"/>
        </w:rPr>
        <w:lastRenderedPageBreak/>
        <w:t>TypeScript</w:t>
      </w:r>
      <w:bookmarkEnd w:id="15"/>
    </w:p>
    <w:p w:rsidR="00A20D00" w:rsidRPr="0007318B" w:rsidRDefault="00A20D00" w:rsidP="00307459">
      <w:pPr>
        <w:spacing w:after="0" w:line="240" w:lineRule="auto"/>
        <w:jc w:val="both"/>
      </w:pPr>
    </w:p>
    <w:p w:rsidR="00A20D00" w:rsidRDefault="00A20D00" w:rsidP="00307459">
      <w:pPr>
        <w:pStyle w:val="Heading2"/>
        <w:spacing w:line="240" w:lineRule="auto"/>
        <w:jc w:val="both"/>
        <w:rPr>
          <w:lang w:val="sr-Latn-BA"/>
        </w:rPr>
      </w:pPr>
      <w:bookmarkStart w:id="16" w:name="_Toc9960912"/>
      <w:r w:rsidRPr="001A5336">
        <w:rPr>
          <w:rFonts w:ascii="Times New Roman" w:hAnsi="Times New Roman" w:cs="Times New Roman"/>
          <w:lang w:val="sr-Latn-BA"/>
        </w:rPr>
        <w:t>Uvod</w:t>
      </w:r>
      <w:bookmarkEnd w:id="16"/>
    </w:p>
    <w:p w:rsidR="00A20D00" w:rsidRPr="00BD2B22" w:rsidRDefault="00A20D00" w:rsidP="00307459">
      <w:pPr>
        <w:spacing w:after="0" w:line="240" w:lineRule="auto"/>
        <w:jc w:val="both"/>
        <w:rPr>
          <w:lang w:val="sr-Latn-BA"/>
        </w:rPr>
      </w:pPr>
    </w:p>
    <w:p w:rsidR="00A20D00" w:rsidRDefault="00A20D00" w:rsidP="00307459">
      <w:pPr>
        <w:spacing w:after="0" w:line="240" w:lineRule="auto"/>
        <w:ind w:firstLine="576"/>
        <w:jc w:val="both"/>
        <w:rPr>
          <w:rFonts w:ascii="Times New Roman" w:hAnsi="Times New Roman" w:cs="Times New Roman"/>
          <w:sz w:val="24"/>
          <w:szCs w:val="24"/>
        </w:rPr>
      </w:pPr>
      <w:r w:rsidRPr="001F5082">
        <w:rPr>
          <w:rFonts w:ascii="Times New Roman" w:hAnsi="Times New Roman" w:cs="Times New Roman"/>
          <w:i/>
          <w:sz w:val="24"/>
          <w:szCs w:val="24"/>
        </w:rPr>
        <w:t>TypeScript</w:t>
      </w:r>
      <w:r>
        <w:rPr>
          <w:rStyle w:val="FootnoteReference"/>
          <w:rFonts w:ascii="Times New Roman" w:hAnsi="Times New Roman" w:cs="Times New Roman"/>
          <w:sz w:val="24"/>
          <w:szCs w:val="24"/>
        </w:rPr>
        <w:footnoteReference w:id="8"/>
      </w:r>
      <w:r w:rsidRPr="00283BE2">
        <w:rPr>
          <w:rFonts w:ascii="Times New Roman" w:hAnsi="Times New Roman" w:cs="Times New Roman"/>
          <w:sz w:val="24"/>
          <w:szCs w:val="24"/>
        </w:rPr>
        <w:t xml:space="preserve"> </w:t>
      </w:r>
      <w:r>
        <w:rPr>
          <w:rFonts w:ascii="Times New Roman" w:hAnsi="Times New Roman" w:cs="Times New Roman"/>
          <w:sz w:val="24"/>
          <w:szCs w:val="24"/>
        </w:rPr>
        <w:t>je programski jezik koji je razvijen od strane</w:t>
      </w:r>
      <w:r>
        <w:rPr>
          <w:rFonts w:ascii="Times New Roman" w:hAnsi="Times New Roman" w:cs="Times New Roman"/>
          <w:sz w:val="24"/>
          <w:szCs w:val="24"/>
          <w:lang w:val="sr-Latn-BA"/>
        </w:rPr>
        <w:t xml:space="preserve"> </w:t>
      </w:r>
      <w:r w:rsidRPr="001F5082">
        <w:rPr>
          <w:rFonts w:ascii="Times New Roman" w:hAnsi="Times New Roman" w:cs="Times New Roman"/>
          <w:i/>
          <w:sz w:val="24"/>
          <w:szCs w:val="24"/>
        </w:rPr>
        <w:t>Microsoft</w:t>
      </w:r>
      <w:r>
        <w:rPr>
          <w:rStyle w:val="FootnoteReference"/>
          <w:rFonts w:ascii="Times New Roman" w:hAnsi="Times New Roman" w:cs="Times New Roman"/>
          <w:i/>
          <w:sz w:val="24"/>
          <w:szCs w:val="24"/>
        </w:rPr>
        <w:footnoteReference w:id="9"/>
      </w:r>
      <w:r>
        <w:rPr>
          <w:rFonts w:ascii="Times New Roman" w:hAnsi="Times New Roman" w:cs="Times New Roman"/>
          <w:sz w:val="24"/>
          <w:szCs w:val="24"/>
        </w:rPr>
        <w:t xml:space="preserve"> korporacije.</w:t>
      </w:r>
      <w:r>
        <w:rPr>
          <w:rFonts w:ascii="Times New Roman" w:hAnsi="Times New Roman" w:cs="Times New Roman"/>
          <w:sz w:val="24"/>
          <w:szCs w:val="24"/>
          <w:lang w:val="sr-Latn-BA"/>
        </w:rPr>
        <w:t xml:space="preserve"> </w:t>
      </w:r>
      <w:r w:rsidRPr="001F5082">
        <w:rPr>
          <w:rFonts w:ascii="Times New Roman" w:hAnsi="Times New Roman" w:cs="Times New Roman"/>
          <w:i/>
          <w:sz w:val="24"/>
          <w:szCs w:val="24"/>
        </w:rPr>
        <w:t>TypeScript</w:t>
      </w:r>
      <w:r w:rsidRPr="00283BE2">
        <w:rPr>
          <w:rFonts w:ascii="Times New Roman" w:hAnsi="Times New Roman" w:cs="Times New Roman"/>
          <w:sz w:val="24"/>
          <w:szCs w:val="24"/>
        </w:rPr>
        <w:t xml:space="preserve"> je proširenje </w:t>
      </w:r>
      <w:r w:rsidRPr="00D06EFA">
        <w:rPr>
          <w:rFonts w:ascii="Times New Roman" w:hAnsi="Times New Roman" w:cs="Times New Roman"/>
          <w:i/>
          <w:sz w:val="24"/>
          <w:szCs w:val="24"/>
        </w:rPr>
        <w:t>JavaScript</w:t>
      </w:r>
      <w:r w:rsidRPr="00283BE2">
        <w:rPr>
          <w:rFonts w:ascii="Times New Roman" w:hAnsi="Times New Roman" w:cs="Times New Roman"/>
          <w:sz w:val="24"/>
          <w:szCs w:val="24"/>
        </w:rPr>
        <w:t>-a koje treba da</w:t>
      </w:r>
      <w:r>
        <w:rPr>
          <w:rFonts w:ascii="Times New Roman" w:hAnsi="Times New Roman" w:cs="Times New Roman"/>
          <w:sz w:val="24"/>
          <w:szCs w:val="24"/>
        </w:rPr>
        <w:t xml:space="preserve"> omogući lakši razvoj velikih </w:t>
      </w:r>
      <w:r w:rsidRPr="00D06EFA">
        <w:rPr>
          <w:rFonts w:ascii="Times New Roman" w:hAnsi="Times New Roman" w:cs="Times New Roman"/>
          <w:i/>
          <w:sz w:val="24"/>
          <w:szCs w:val="24"/>
        </w:rPr>
        <w:t>JavaScript</w:t>
      </w:r>
      <w:r>
        <w:rPr>
          <w:rFonts w:ascii="Times New Roman" w:hAnsi="Times New Roman" w:cs="Times New Roman"/>
          <w:sz w:val="24"/>
          <w:szCs w:val="24"/>
        </w:rPr>
        <w:t xml:space="preserve"> aplikacija.</w:t>
      </w:r>
      <w:sdt>
        <w:sdtPr>
          <w:rPr>
            <w:rFonts w:ascii="Times New Roman" w:hAnsi="Times New Roman" w:cs="Times New Roman"/>
            <w:sz w:val="24"/>
            <w:szCs w:val="24"/>
          </w:rPr>
          <w:id w:val="-1823813815"/>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NBr16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26CE8">
            <w:rPr>
              <w:rFonts w:ascii="Times New Roman" w:hAnsi="Times New Roman" w:cs="Times New Roman"/>
              <w:noProof/>
              <w:sz w:val="24"/>
              <w:szCs w:val="24"/>
            </w:rPr>
            <w:t>[</w:t>
          </w:r>
          <w:hyperlink w:anchor="NBr16" w:history="1">
            <w:r w:rsidRPr="00826CE8">
              <w:rPr>
                <w:rStyle w:val="HeaderChar"/>
                <w:rFonts w:ascii="Times New Roman" w:hAnsi="Times New Roman" w:cs="Times New Roman"/>
                <w:noProof/>
                <w:sz w:val="24"/>
                <w:szCs w:val="24"/>
              </w:rPr>
              <w:t>22</w:t>
            </w:r>
          </w:hyperlink>
          <w:r w:rsidRPr="00826CE8">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53C81">
        <w:rPr>
          <w:rFonts w:ascii="Times New Roman" w:hAnsi="Times New Roman" w:cs="Times New Roman"/>
          <w:sz w:val="24"/>
          <w:szCs w:val="24"/>
        </w:rPr>
        <w:t xml:space="preserve">Svaki </w:t>
      </w:r>
      <w:r w:rsidRPr="00D06EFA">
        <w:rPr>
          <w:rFonts w:ascii="Times New Roman" w:hAnsi="Times New Roman" w:cs="Times New Roman"/>
          <w:i/>
          <w:sz w:val="24"/>
          <w:szCs w:val="24"/>
        </w:rPr>
        <w:t>JavaScript</w:t>
      </w:r>
      <w:r w:rsidRPr="00353C81">
        <w:rPr>
          <w:rFonts w:ascii="Times New Roman" w:hAnsi="Times New Roman" w:cs="Times New Roman"/>
          <w:sz w:val="24"/>
          <w:szCs w:val="24"/>
        </w:rPr>
        <w:t xml:space="preserve"> program je </w:t>
      </w:r>
      <w:r w:rsidRPr="00D06EFA">
        <w:rPr>
          <w:rFonts w:ascii="Times New Roman" w:hAnsi="Times New Roman" w:cs="Times New Roman"/>
          <w:i/>
          <w:sz w:val="24"/>
          <w:szCs w:val="24"/>
        </w:rPr>
        <w:t>TypeScript</w:t>
      </w:r>
      <w:r w:rsidRPr="00353C81">
        <w:rPr>
          <w:rFonts w:ascii="Times New Roman" w:hAnsi="Times New Roman" w:cs="Times New Roman"/>
          <w:sz w:val="24"/>
          <w:szCs w:val="24"/>
        </w:rPr>
        <w:t xml:space="preserve">, s tim da </w:t>
      </w:r>
      <w:r w:rsidRPr="00D06EFA">
        <w:rPr>
          <w:rFonts w:ascii="Times New Roman" w:hAnsi="Times New Roman" w:cs="Times New Roman"/>
          <w:i/>
          <w:sz w:val="24"/>
          <w:szCs w:val="24"/>
        </w:rPr>
        <w:t>TypeScript</w:t>
      </w:r>
      <w:r w:rsidRPr="00353C81">
        <w:rPr>
          <w:rFonts w:ascii="Times New Roman" w:hAnsi="Times New Roman" w:cs="Times New Roman"/>
          <w:sz w:val="24"/>
          <w:szCs w:val="24"/>
        </w:rPr>
        <w:t xml:space="preserve"> </w:t>
      </w:r>
      <w:r>
        <w:rPr>
          <w:rFonts w:ascii="Times New Roman" w:hAnsi="Times New Roman" w:cs="Times New Roman"/>
          <w:sz w:val="24"/>
          <w:szCs w:val="24"/>
        </w:rPr>
        <w:t xml:space="preserve">po sintaksi predstavlja nadskup </w:t>
      </w:r>
      <w:r w:rsidRPr="00D06EFA">
        <w:rPr>
          <w:rFonts w:ascii="Times New Roman" w:hAnsi="Times New Roman" w:cs="Times New Roman"/>
          <w:i/>
          <w:sz w:val="24"/>
          <w:szCs w:val="24"/>
        </w:rPr>
        <w:t>JavaScript</w:t>
      </w:r>
      <w:r>
        <w:rPr>
          <w:rFonts w:ascii="Times New Roman" w:hAnsi="Times New Roman" w:cs="Times New Roman"/>
          <w:sz w:val="24"/>
          <w:szCs w:val="24"/>
        </w:rPr>
        <w:t xml:space="preserve">-a. </w:t>
      </w:r>
      <w:r w:rsidRPr="00D06EFA">
        <w:rPr>
          <w:rFonts w:ascii="Times New Roman" w:hAnsi="Times New Roman" w:cs="Times New Roman"/>
          <w:i/>
          <w:sz w:val="24"/>
          <w:szCs w:val="24"/>
        </w:rPr>
        <w:t>TypeScript</w:t>
      </w:r>
      <w:r>
        <w:rPr>
          <w:rFonts w:ascii="Times New Roman" w:hAnsi="Times New Roman" w:cs="Times New Roman"/>
          <w:sz w:val="24"/>
          <w:szCs w:val="24"/>
        </w:rPr>
        <w:t xml:space="preserve"> kompajler prevodi </w:t>
      </w:r>
      <w:r w:rsidRPr="00D06EFA">
        <w:rPr>
          <w:rFonts w:ascii="Times New Roman" w:hAnsi="Times New Roman" w:cs="Times New Roman"/>
          <w:i/>
          <w:sz w:val="24"/>
          <w:szCs w:val="24"/>
        </w:rPr>
        <w:t>TypeScript</w:t>
      </w:r>
      <w:r>
        <w:rPr>
          <w:rFonts w:ascii="Times New Roman" w:hAnsi="Times New Roman" w:cs="Times New Roman"/>
          <w:sz w:val="24"/>
          <w:szCs w:val="24"/>
        </w:rPr>
        <w:t xml:space="preserve"> datoteku i emituje </w:t>
      </w:r>
      <w:r w:rsidRPr="00D06EFA">
        <w:rPr>
          <w:rFonts w:ascii="Times New Roman" w:hAnsi="Times New Roman" w:cs="Times New Roman"/>
          <w:i/>
          <w:sz w:val="24"/>
          <w:szCs w:val="24"/>
        </w:rPr>
        <w:t>JavaScript</w:t>
      </w:r>
      <w:r>
        <w:rPr>
          <w:rFonts w:ascii="Times New Roman" w:hAnsi="Times New Roman" w:cs="Times New Roman"/>
          <w:sz w:val="24"/>
          <w:szCs w:val="24"/>
        </w:rPr>
        <w:t xml:space="preserve"> ekvivalent u svrhu izvršavanja u okviru pretraživača ili nekog razvojnog okruženja.</w:t>
      </w:r>
    </w:p>
    <w:p w:rsidR="00A20D00" w:rsidRDefault="00A20D00" w:rsidP="003074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Postoje dva osnovna cilja </w:t>
      </w:r>
      <w:r w:rsidRPr="00D06EFA">
        <w:rPr>
          <w:rFonts w:ascii="Times New Roman" w:hAnsi="Times New Roman" w:cs="Times New Roman"/>
          <w:i/>
          <w:sz w:val="24"/>
          <w:szCs w:val="24"/>
        </w:rPr>
        <w:t>TypeScript</w:t>
      </w:r>
      <w:r>
        <w:rPr>
          <w:rFonts w:ascii="Times New Roman" w:hAnsi="Times New Roman" w:cs="Times New Roman"/>
          <w:sz w:val="24"/>
          <w:szCs w:val="24"/>
        </w:rPr>
        <w:t>-a:</w:t>
      </w:r>
    </w:p>
    <w:p w:rsidR="00A20D00" w:rsidRDefault="00A20D00" w:rsidP="00307459">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Obezbijeđivanje opcionog sistema tipova za </w:t>
      </w:r>
      <w:r w:rsidRPr="00D06EFA">
        <w:rPr>
          <w:rFonts w:ascii="Times New Roman" w:hAnsi="Times New Roman" w:cs="Times New Roman"/>
          <w:i/>
          <w:sz w:val="24"/>
          <w:szCs w:val="24"/>
        </w:rPr>
        <w:t>JavaScript</w:t>
      </w:r>
    </w:p>
    <w:p w:rsidR="00A20D00" w:rsidRDefault="00A20D00" w:rsidP="00307459">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Obezbijeđivanje planiranih funkcija iz narednih </w:t>
      </w:r>
      <w:r w:rsidRPr="00D06EFA">
        <w:rPr>
          <w:rFonts w:ascii="Times New Roman" w:hAnsi="Times New Roman" w:cs="Times New Roman"/>
          <w:i/>
          <w:sz w:val="24"/>
          <w:szCs w:val="24"/>
        </w:rPr>
        <w:t>JavaScript</w:t>
      </w:r>
      <w:r>
        <w:rPr>
          <w:rFonts w:ascii="Times New Roman" w:hAnsi="Times New Roman" w:cs="Times New Roman"/>
          <w:sz w:val="24"/>
          <w:szCs w:val="24"/>
        </w:rPr>
        <w:t xml:space="preserve"> verzija</w:t>
      </w:r>
      <w:sdt>
        <w:sdtPr>
          <w:rPr>
            <w:rFonts w:ascii="Times New Roman" w:hAnsi="Times New Roman" w:cs="Times New Roman"/>
            <w:sz w:val="24"/>
            <w:szCs w:val="24"/>
          </w:rPr>
          <w:id w:val="-355428510"/>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BAS17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26CE8">
            <w:rPr>
              <w:rFonts w:ascii="Times New Roman" w:hAnsi="Times New Roman" w:cs="Times New Roman"/>
              <w:noProof/>
              <w:sz w:val="24"/>
              <w:szCs w:val="24"/>
            </w:rPr>
            <w:t>[</w:t>
          </w:r>
          <w:hyperlink w:anchor="BAS17" w:history="1">
            <w:r w:rsidRPr="00826CE8">
              <w:rPr>
                <w:rStyle w:val="HeaderChar"/>
                <w:rFonts w:ascii="Times New Roman" w:hAnsi="Times New Roman" w:cs="Times New Roman"/>
                <w:noProof/>
                <w:sz w:val="24"/>
                <w:szCs w:val="24"/>
              </w:rPr>
              <w:t>23</w:t>
            </w:r>
          </w:hyperlink>
          <w:r w:rsidRPr="00826CE8">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3074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Potreba za ovim ciljevima je opisana u nastavku.</w:t>
      </w:r>
    </w:p>
    <w:p w:rsidR="00A20D00" w:rsidRDefault="00A20D00" w:rsidP="00307459">
      <w:pPr>
        <w:spacing w:after="0" w:line="240" w:lineRule="auto"/>
        <w:jc w:val="both"/>
        <w:rPr>
          <w:lang w:val="sr-Latn-BA"/>
        </w:rPr>
      </w:pPr>
    </w:p>
    <w:p w:rsidR="00A20D00" w:rsidRPr="001A5336" w:rsidRDefault="00A20D00" w:rsidP="00AC126D">
      <w:pPr>
        <w:pStyle w:val="Heading2"/>
        <w:spacing w:line="240" w:lineRule="auto"/>
        <w:jc w:val="both"/>
        <w:rPr>
          <w:rFonts w:ascii="Times New Roman" w:hAnsi="Times New Roman" w:cs="Times New Roman"/>
          <w:lang w:val="sr-Latn-BA"/>
        </w:rPr>
      </w:pPr>
      <w:bookmarkStart w:id="17" w:name="_Toc9960913"/>
      <w:r w:rsidRPr="001A5336">
        <w:rPr>
          <w:rFonts w:ascii="Times New Roman" w:hAnsi="Times New Roman" w:cs="Times New Roman"/>
          <w:lang w:val="sr-Latn-BA"/>
        </w:rPr>
        <w:t>TypeScript sistem tipova</w:t>
      </w:r>
      <w:bookmarkEnd w:id="17"/>
    </w:p>
    <w:p w:rsidR="00A20D00" w:rsidRPr="001A5336" w:rsidRDefault="00A20D00" w:rsidP="00AC126D">
      <w:pPr>
        <w:spacing w:after="0" w:line="240" w:lineRule="auto"/>
        <w:jc w:val="both"/>
        <w:rPr>
          <w:rFonts w:ascii="Times New Roman" w:hAnsi="Times New Roman" w:cs="Times New Roman"/>
          <w:lang w:val="sr-Latn-BA"/>
        </w:rPr>
      </w:pPr>
    </w:p>
    <w:p w:rsidR="00A20D00" w:rsidRDefault="00A20D00" w:rsidP="00AC126D">
      <w:pPr>
        <w:spacing w:after="0" w:line="24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Tipovi podataka imaju sposobnost da poboljšavaju kvalitet i razumijevanje koda. Npr. bolje je da kompajler prijavi grešku u kodu, ukoliko ona postoji, nego da do greške dođe u toku izvršavanja programa. </w:t>
      </w:r>
    </w:p>
    <w:p w:rsidR="00FC0E85" w:rsidRDefault="00FC0E85" w:rsidP="00AC126D">
      <w:pPr>
        <w:spacing w:after="0" w:line="240" w:lineRule="auto"/>
        <w:ind w:firstLine="576"/>
        <w:jc w:val="both"/>
        <w:rPr>
          <w:rFonts w:ascii="Times New Roman" w:hAnsi="Times New Roman" w:cs="Times New Roman"/>
          <w:sz w:val="24"/>
          <w:szCs w:val="24"/>
        </w:rPr>
      </w:pPr>
    </w:p>
    <w:p w:rsidR="00A20D00" w:rsidRDefault="00A20D00" w:rsidP="00AC12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Tip može biti implicitan ili eksplicitan. Kada je tip implicitan, </w:t>
      </w:r>
      <w:r w:rsidRPr="00D06EFA">
        <w:rPr>
          <w:rFonts w:ascii="Times New Roman" w:hAnsi="Times New Roman" w:cs="Times New Roman"/>
          <w:i/>
          <w:sz w:val="24"/>
          <w:szCs w:val="24"/>
        </w:rPr>
        <w:t>TypeScript</w:t>
      </w:r>
      <w:r>
        <w:rPr>
          <w:rFonts w:ascii="Times New Roman" w:hAnsi="Times New Roman" w:cs="Times New Roman"/>
          <w:sz w:val="24"/>
          <w:szCs w:val="24"/>
        </w:rPr>
        <w:t xml:space="preserve"> će pokušati da zaključi onoliko informacija o tipu koliko može da sa sigurnošću odredi tip uz minimalne troškove produktivnosti pri razvoju koda. Na Slici 6.1 u prvoj liniji koda </w:t>
      </w:r>
      <w:r w:rsidRPr="00D06EFA">
        <w:rPr>
          <w:rFonts w:ascii="Times New Roman" w:hAnsi="Times New Roman" w:cs="Times New Roman"/>
          <w:i/>
          <w:sz w:val="24"/>
          <w:szCs w:val="24"/>
        </w:rPr>
        <w:t>TypeScript</w:t>
      </w:r>
      <w:r>
        <w:rPr>
          <w:rFonts w:ascii="Times New Roman" w:hAnsi="Times New Roman" w:cs="Times New Roman"/>
          <w:sz w:val="24"/>
          <w:szCs w:val="24"/>
        </w:rPr>
        <w:t xml:space="preserve"> će znati da je </w:t>
      </w:r>
      <w:r w:rsidRPr="00D06EFA">
        <w:rPr>
          <w:rFonts w:ascii="Times New Roman" w:hAnsi="Times New Roman" w:cs="Times New Roman"/>
          <w:i/>
          <w:sz w:val="24"/>
          <w:szCs w:val="24"/>
        </w:rPr>
        <w:t>foo</w:t>
      </w:r>
      <w:r>
        <w:rPr>
          <w:rFonts w:ascii="Times New Roman" w:hAnsi="Times New Roman" w:cs="Times New Roman"/>
          <w:sz w:val="24"/>
          <w:szCs w:val="24"/>
        </w:rPr>
        <w:t xml:space="preserve"> tipa </w:t>
      </w:r>
      <w:r w:rsidRPr="00D06EFA">
        <w:rPr>
          <w:rFonts w:ascii="Times New Roman" w:hAnsi="Times New Roman" w:cs="Times New Roman"/>
          <w:i/>
          <w:sz w:val="24"/>
          <w:szCs w:val="24"/>
        </w:rPr>
        <w:t>number</w:t>
      </w:r>
      <w:r>
        <w:rPr>
          <w:rFonts w:ascii="Times New Roman" w:hAnsi="Times New Roman" w:cs="Times New Roman"/>
          <w:sz w:val="24"/>
          <w:szCs w:val="24"/>
        </w:rPr>
        <w:t xml:space="preserve">, a u drugoj liniji će prijaviti grešku: </w:t>
      </w:r>
      <w:r w:rsidRPr="00C24C86">
        <w:rPr>
          <w:rFonts w:ascii="Times New Roman" w:hAnsi="Times New Roman" w:cs="Times New Roman"/>
          <w:i/>
          <w:sz w:val="24"/>
          <w:szCs w:val="24"/>
        </w:rPr>
        <w:t>Type ‘456’ is not assignable to type number</w:t>
      </w:r>
      <w:r>
        <w:rPr>
          <w:rFonts w:ascii="Times New Roman" w:hAnsi="Times New Roman" w:cs="Times New Roman"/>
          <w:sz w:val="24"/>
          <w:szCs w:val="24"/>
        </w:rPr>
        <w:t>.</w:t>
      </w:r>
    </w:p>
    <w:p w:rsidR="0007318B" w:rsidRPr="00E66B6F" w:rsidRDefault="0007318B" w:rsidP="00AC126D">
      <w:pPr>
        <w:spacing w:after="0" w:line="240" w:lineRule="auto"/>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pict>
          <v:shape id="Text Box 33" o:spid="_x0000_s1058" type="#_x0000_t202" style="position:absolute;left:0;text-align:left;margin-left:.75pt;margin-top:7.8pt;width:453pt;height:35.6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" fillcolor="white [3201]" strokeweight=".5pt">
            <v:path arrowok="t"/>
            <v:textbox>
              <w:txbxContent>
                <w:p w:rsidR="000D75C7" w:rsidRPr="00C24C86" w:rsidRDefault="000D75C7" w:rsidP="00A20D00">
                  <w:pPr>
                    <w:spacing w:after="0" w:line="240" w:lineRule="auto"/>
                    <w:rPr>
                      <w:rFonts w:ascii="Courier New" w:hAnsi="Courier New" w:cs="Courier New"/>
                    </w:rPr>
                  </w:pPr>
                  <w:r>
                    <w:rPr>
                      <w:rFonts w:ascii="Courier New" w:hAnsi="Courier New" w:cs="Courier New"/>
                    </w:rPr>
                    <w:t>let</w:t>
                  </w:r>
                  <w:r w:rsidRPr="00C24C86">
                    <w:rPr>
                      <w:rFonts w:ascii="Courier New" w:hAnsi="Courier New" w:cs="Courier New"/>
                    </w:rPr>
                    <w:t xml:space="preserve"> foo = 456;</w:t>
                  </w:r>
                </w:p>
                <w:p w:rsidR="000D75C7" w:rsidRPr="00C24C86" w:rsidRDefault="000D75C7" w:rsidP="00A20D00">
                  <w:pPr>
                    <w:spacing w:after="0" w:line="240" w:lineRule="auto"/>
                    <w:rPr>
                      <w:rFonts w:ascii="Courier New" w:hAnsi="Courier New" w:cs="Courier New"/>
                    </w:rPr>
                  </w:pPr>
                  <w:r w:rsidRPr="00C24C86">
                    <w:rPr>
                      <w:rFonts w:ascii="Courier New" w:hAnsi="Courier New" w:cs="Courier New"/>
                    </w:rPr>
                    <w:t>foo = ‘456’;</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32" o:spid="_x0000_s1059" type="#_x0000_t202" style="position:absolute;left:0;text-align:left;margin-left:.75pt;margin-top:2.9pt;width:453pt;height:20.35pt;z-index:2516889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6.1</w:t>
                  </w:r>
                  <w:r>
                    <w:rPr>
                      <w:rFonts w:ascii="Times New Roman" w:hAnsi="Times New Roman" w:cs="Times New Roman"/>
                      <w:i/>
                    </w:rPr>
                    <w:t xml:space="preserve"> – Primjer implicitne deklaracije tipa podatka</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C126D">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Kod eksplicitnog navo</w:t>
      </w:r>
      <w:r>
        <w:rPr>
          <w:rFonts w:ascii="Times New Roman" w:hAnsi="Times New Roman" w:cs="Times New Roman"/>
          <w:sz w:val="24"/>
          <w:szCs w:val="24"/>
          <w:lang w:val="sr-Latn-BA"/>
        </w:rPr>
        <w:t xml:space="preserve">đenje tipa, </w:t>
      </w:r>
      <w:r w:rsidRPr="009071E7">
        <w:rPr>
          <w:rFonts w:ascii="Times New Roman" w:hAnsi="Times New Roman" w:cs="Times New Roman"/>
          <w:i/>
          <w:sz w:val="24"/>
          <w:szCs w:val="24"/>
          <w:lang w:val="sr-Latn-BA"/>
        </w:rPr>
        <w:t>TypeScript</w:t>
      </w:r>
      <w:r>
        <w:rPr>
          <w:rFonts w:ascii="Times New Roman" w:hAnsi="Times New Roman" w:cs="Times New Roman"/>
          <w:sz w:val="24"/>
          <w:szCs w:val="24"/>
          <w:lang w:val="sr-Latn-BA"/>
        </w:rPr>
        <w:t xml:space="preserve"> koristi </w:t>
      </w:r>
      <w:r w:rsidRPr="00670B27">
        <w:rPr>
          <w:rFonts w:ascii="Times New Roman" w:hAnsi="Times New Roman" w:cs="Times New Roman"/>
          <w:i/>
          <w:sz w:val="24"/>
          <w:szCs w:val="24"/>
          <w:lang w:val="sr-Latn-BA"/>
        </w:rPr>
        <w:t>postfix</w:t>
      </w:r>
      <w:r>
        <w:rPr>
          <w:rFonts w:ascii="Times New Roman" w:hAnsi="Times New Roman" w:cs="Times New Roman"/>
          <w:sz w:val="24"/>
          <w:szCs w:val="24"/>
          <w:lang w:val="sr-Latn-BA"/>
        </w:rPr>
        <w:t xml:space="preserve"> anotaciju, što je prikazano na Slici 6.2.</w:t>
      </w:r>
    </w:p>
    <w:p w:rsidR="00A20D00" w:rsidRDefault="00A20D00" w:rsidP="00AC126D">
      <w:pPr>
        <w:spacing w:after="0" w:line="240" w:lineRule="auto"/>
        <w:jc w:val="both"/>
        <w:rPr>
          <w:rFonts w:ascii="Times New Roman" w:hAnsi="Times New Roman" w:cs="Times New Roman"/>
          <w:sz w:val="24"/>
          <w:szCs w:val="24"/>
          <w:lang w:val="sr-Latn-BA"/>
        </w:rPr>
      </w:pPr>
    </w:p>
    <w:p w:rsidR="00A20D00" w:rsidRPr="00670B27"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34" o:spid="_x0000_s1060" type="#_x0000_t202" style="position:absolute;left:0;text-align:left;margin-left:.75pt;margin-top:7.2pt;width:453pt;height:23.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" fillcolor="white [3201]" strokeweight=".5pt">
            <v:path arrowok="t"/>
            <v:textbox>
              <w:txbxContent>
                <w:p w:rsidR="000D75C7" w:rsidRPr="00670B27" w:rsidRDefault="000D75C7" w:rsidP="00A20D00">
                  <w:pPr>
                    <w:rPr>
                      <w:rFonts w:ascii="Courier New" w:hAnsi="Courier New" w:cs="Courier New"/>
                      <w:lang w:val="sr-Latn-BA"/>
                    </w:rPr>
                  </w:pPr>
                  <w:r>
                    <w:rPr>
                      <w:rFonts w:ascii="Courier New" w:hAnsi="Courier New" w:cs="Courier New"/>
                      <w:lang w:val="sr-Latn-BA"/>
                    </w:rPr>
                    <w:t>let</w:t>
                  </w:r>
                  <w:r w:rsidRPr="00670B27">
                    <w:rPr>
                      <w:rFonts w:ascii="Courier New" w:hAnsi="Courier New" w:cs="Courier New"/>
                      <w:lang w:val="sr-Latn-BA"/>
                    </w:rPr>
                    <w:t xml:space="preserve"> foo: number = 123;</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35" o:spid="_x0000_s1061" type="#_x0000_t202" style="position:absolute;left:0;text-align:left;margin-left:.75pt;margin-top:5.9pt;width:453pt;height:20.3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6.2</w:t>
                  </w:r>
                  <w:r>
                    <w:rPr>
                      <w:rFonts w:ascii="Times New Roman" w:hAnsi="Times New Roman" w:cs="Times New Roman"/>
                      <w:i/>
                    </w:rPr>
                    <w:t xml:space="preserve"> - Primjer ekspicitne deklaracije tipa podatka</w:t>
                  </w:r>
                </w:p>
              </w:txbxContent>
            </v:textbox>
          </v:shape>
        </w:pict>
      </w:r>
    </w:p>
    <w:p w:rsidR="00A20D00" w:rsidRPr="00E006CF" w:rsidRDefault="00A20D00" w:rsidP="00E006CF">
      <w:pPr>
        <w:spacing w:after="0" w:line="240" w:lineRule="auto"/>
        <w:jc w:val="both"/>
        <w:rPr>
          <w:rFonts w:ascii="Times New Roman" w:hAnsi="Times New Roman" w:cs="Times New Roman"/>
          <w:sz w:val="24"/>
          <w:szCs w:val="24"/>
        </w:rPr>
      </w:pPr>
    </w:p>
    <w:p w:rsidR="00A20D00" w:rsidRDefault="00AC126D" w:rsidP="0007318B">
      <w:pPr>
        <w:spacing w:after="0" w:line="240" w:lineRule="auto"/>
        <w:jc w:val="both"/>
        <w:rPr>
          <w:lang w:val="sr-Latn-BA"/>
        </w:rPr>
      </w:pPr>
      <w:r w:rsidRPr="00E006CF">
        <w:rPr>
          <w:rFonts w:ascii="Times New Roman" w:hAnsi="Times New Roman" w:cs="Times New Roman"/>
          <w:sz w:val="24"/>
          <w:szCs w:val="24"/>
        </w:rPr>
        <w:tab/>
        <w:t xml:space="preserve">U prethodnim primjerima korištena je </w:t>
      </w:r>
      <w:r w:rsidRPr="00E006CF">
        <w:rPr>
          <w:rFonts w:ascii="Times New Roman" w:hAnsi="Times New Roman" w:cs="Times New Roman"/>
          <w:i/>
          <w:sz w:val="24"/>
          <w:szCs w:val="24"/>
        </w:rPr>
        <w:t>let</w:t>
      </w:r>
      <w:r w:rsidRPr="00E006CF">
        <w:rPr>
          <w:rFonts w:ascii="Times New Roman" w:hAnsi="Times New Roman" w:cs="Times New Roman"/>
          <w:sz w:val="24"/>
          <w:szCs w:val="24"/>
        </w:rPr>
        <w:t xml:space="preserve"> deklaracija varijabli.</w:t>
      </w:r>
      <w:r w:rsidR="00567D68" w:rsidRPr="00E006CF">
        <w:rPr>
          <w:rFonts w:ascii="Times New Roman" w:hAnsi="Times New Roman" w:cs="Times New Roman"/>
          <w:sz w:val="24"/>
          <w:szCs w:val="24"/>
        </w:rPr>
        <w:t xml:space="preserve"> Ovaj način deklarisanja uveden je u </w:t>
      </w:r>
      <w:r w:rsidR="00567D68" w:rsidRPr="00E006CF">
        <w:rPr>
          <w:rFonts w:ascii="Times New Roman" w:hAnsi="Times New Roman" w:cs="Times New Roman"/>
          <w:i/>
          <w:sz w:val="24"/>
          <w:szCs w:val="24"/>
        </w:rPr>
        <w:t>TypeScript</w:t>
      </w:r>
      <w:r w:rsidR="00567D68" w:rsidRPr="00E006CF">
        <w:rPr>
          <w:rFonts w:ascii="Times New Roman" w:hAnsi="Times New Roman" w:cs="Times New Roman"/>
          <w:sz w:val="24"/>
          <w:szCs w:val="24"/>
        </w:rPr>
        <w:t xml:space="preserve"> kako bi se riješili nedostaci </w:t>
      </w:r>
      <w:r w:rsidR="00567D68" w:rsidRPr="00E006CF">
        <w:rPr>
          <w:rFonts w:ascii="Times New Roman" w:hAnsi="Times New Roman" w:cs="Times New Roman"/>
          <w:i/>
          <w:sz w:val="24"/>
          <w:szCs w:val="24"/>
        </w:rPr>
        <w:t>var</w:t>
      </w:r>
      <w:r w:rsidR="00567D68" w:rsidRPr="00E006CF">
        <w:rPr>
          <w:rFonts w:ascii="Times New Roman" w:hAnsi="Times New Roman" w:cs="Times New Roman"/>
          <w:sz w:val="24"/>
          <w:szCs w:val="24"/>
        </w:rPr>
        <w:t xml:space="preserve"> deklaracije.</w:t>
      </w:r>
      <w:r w:rsidRPr="00E006CF">
        <w:rPr>
          <w:rFonts w:ascii="Times New Roman" w:hAnsi="Times New Roman" w:cs="Times New Roman"/>
          <w:sz w:val="24"/>
          <w:szCs w:val="24"/>
        </w:rPr>
        <w:t xml:space="preserve"> Opseg </w:t>
      </w:r>
      <w:r w:rsidRPr="00E006CF">
        <w:rPr>
          <w:rFonts w:ascii="Times New Roman" w:hAnsi="Times New Roman" w:cs="Times New Roman"/>
          <w:i/>
          <w:sz w:val="24"/>
          <w:szCs w:val="24"/>
        </w:rPr>
        <w:t>let</w:t>
      </w:r>
      <w:r w:rsidRPr="00E006CF">
        <w:rPr>
          <w:rFonts w:ascii="Times New Roman" w:hAnsi="Times New Roman" w:cs="Times New Roman"/>
          <w:sz w:val="24"/>
          <w:szCs w:val="24"/>
        </w:rPr>
        <w:t xml:space="preserve"> varijable je blok-opseg, što znači da je dostupna samo u bloku koji je sadrži, npr.: funkcija, </w:t>
      </w:r>
      <w:r w:rsidR="006006BF" w:rsidRPr="00E006CF">
        <w:rPr>
          <w:rFonts w:ascii="Times New Roman" w:hAnsi="Times New Roman" w:cs="Times New Roman"/>
          <w:i/>
          <w:sz w:val="24"/>
          <w:szCs w:val="24"/>
        </w:rPr>
        <w:t>if else</w:t>
      </w:r>
      <w:r w:rsidR="006006BF" w:rsidRPr="00E006CF">
        <w:rPr>
          <w:rFonts w:ascii="Times New Roman" w:hAnsi="Times New Roman" w:cs="Times New Roman"/>
          <w:sz w:val="24"/>
          <w:szCs w:val="24"/>
        </w:rPr>
        <w:t xml:space="preserve"> blok ili </w:t>
      </w:r>
      <w:r w:rsidR="006006BF" w:rsidRPr="00E006CF">
        <w:rPr>
          <w:rFonts w:ascii="Times New Roman" w:hAnsi="Times New Roman" w:cs="Times New Roman"/>
          <w:i/>
          <w:sz w:val="24"/>
          <w:szCs w:val="24"/>
        </w:rPr>
        <w:t>loop</w:t>
      </w:r>
      <w:r w:rsidR="006006BF" w:rsidRPr="00E006CF">
        <w:rPr>
          <w:rFonts w:ascii="Times New Roman" w:hAnsi="Times New Roman" w:cs="Times New Roman"/>
          <w:sz w:val="24"/>
          <w:szCs w:val="24"/>
        </w:rPr>
        <w:t>.</w:t>
      </w:r>
      <w:r w:rsidRPr="00E006CF">
        <w:rPr>
          <w:rFonts w:ascii="Times New Roman" w:hAnsi="Times New Roman" w:cs="Times New Roman"/>
          <w:sz w:val="24"/>
          <w:szCs w:val="24"/>
        </w:rPr>
        <w:t xml:space="preserve"> </w:t>
      </w:r>
      <w:r w:rsidR="00AF6FD0">
        <w:rPr>
          <w:rFonts w:ascii="Times New Roman" w:hAnsi="Times New Roman" w:cs="Times New Roman"/>
          <w:sz w:val="24"/>
          <w:szCs w:val="24"/>
        </w:rPr>
        <w:t>V</w:t>
      </w:r>
      <w:r w:rsidR="00AF6FD0" w:rsidRPr="00E006CF">
        <w:rPr>
          <w:rFonts w:ascii="Times New Roman" w:hAnsi="Times New Roman" w:cs="Times New Roman"/>
          <w:sz w:val="24"/>
          <w:szCs w:val="24"/>
        </w:rPr>
        <w:t xml:space="preserve">arijabla </w:t>
      </w:r>
      <w:r w:rsidR="00E5798A">
        <w:rPr>
          <w:rFonts w:ascii="Times New Roman" w:hAnsi="Times New Roman" w:cs="Times New Roman"/>
          <w:i/>
          <w:sz w:val="24"/>
          <w:szCs w:val="24"/>
        </w:rPr>
        <w:t>l</w:t>
      </w:r>
      <w:r w:rsidR="00567D68" w:rsidRPr="00E006CF">
        <w:rPr>
          <w:rFonts w:ascii="Times New Roman" w:hAnsi="Times New Roman" w:cs="Times New Roman"/>
          <w:i/>
          <w:sz w:val="24"/>
          <w:szCs w:val="24"/>
        </w:rPr>
        <w:t>et</w:t>
      </w:r>
      <w:r w:rsidR="00567D68" w:rsidRPr="00E006CF">
        <w:rPr>
          <w:rFonts w:ascii="Times New Roman" w:hAnsi="Times New Roman" w:cs="Times New Roman"/>
          <w:sz w:val="24"/>
          <w:szCs w:val="24"/>
        </w:rPr>
        <w:t xml:space="preserve"> ne može biti ponovo deklarisana u bloku u kome se nalazi.  Pored </w:t>
      </w:r>
      <w:r w:rsidR="00567D68" w:rsidRPr="00E006CF">
        <w:rPr>
          <w:rFonts w:ascii="Times New Roman" w:hAnsi="Times New Roman" w:cs="Times New Roman"/>
          <w:i/>
          <w:sz w:val="24"/>
          <w:szCs w:val="24"/>
        </w:rPr>
        <w:t>let</w:t>
      </w:r>
      <w:r w:rsidR="00567D68" w:rsidRPr="00E006CF">
        <w:rPr>
          <w:rFonts w:ascii="Times New Roman" w:hAnsi="Times New Roman" w:cs="Times New Roman"/>
          <w:sz w:val="24"/>
          <w:szCs w:val="24"/>
        </w:rPr>
        <w:t xml:space="preserve"> deklaracije postoji i </w:t>
      </w:r>
      <w:r w:rsidR="00567D68" w:rsidRPr="00E006CF">
        <w:rPr>
          <w:rFonts w:ascii="Times New Roman" w:hAnsi="Times New Roman" w:cs="Times New Roman"/>
          <w:i/>
          <w:sz w:val="24"/>
          <w:szCs w:val="24"/>
        </w:rPr>
        <w:t>const</w:t>
      </w:r>
      <w:r w:rsidR="00567D68" w:rsidRPr="00E006CF">
        <w:rPr>
          <w:rFonts w:ascii="Times New Roman" w:hAnsi="Times New Roman" w:cs="Times New Roman"/>
          <w:sz w:val="24"/>
          <w:szCs w:val="24"/>
        </w:rPr>
        <w:t xml:space="preserve"> koja ima isti blok-opseg. Za razliku od </w:t>
      </w:r>
      <w:r w:rsidR="00567D68" w:rsidRPr="00E006CF">
        <w:rPr>
          <w:rFonts w:ascii="Times New Roman" w:hAnsi="Times New Roman" w:cs="Times New Roman"/>
          <w:i/>
          <w:sz w:val="24"/>
          <w:szCs w:val="24"/>
        </w:rPr>
        <w:t>let</w:t>
      </w:r>
      <w:r w:rsidR="00567D68" w:rsidRPr="00E006CF">
        <w:rPr>
          <w:rFonts w:ascii="Times New Roman" w:hAnsi="Times New Roman" w:cs="Times New Roman"/>
          <w:sz w:val="24"/>
          <w:szCs w:val="24"/>
        </w:rPr>
        <w:t xml:space="preserve">, </w:t>
      </w:r>
      <w:r w:rsidR="00E006CF" w:rsidRPr="00E006CF">
        <w:rPr>
          <w:rFonts w:ascii="Times New Roman" w:hAnsi="Times New Roman" w:cs="Times New Roman"/>
          <w:sz w:val="24"/>
          <w:szCs w:val="24"/>
        </w:rPr>
        <w:t xml:space="preserve">vrijednost </w:t>
      </w:r>
      <w:r w:rsidR="00567D68" w:rsidRPr="00E006CF">
        <w:rPr>
          <w:rFonts w:ascii="Times New Roman" w:hAnsi="Times New Roman" w:cs="Times New Roman"/>
          <w:i/>
          <w:sz w:val="24"/>
          <w:szCs w:val="24"/>
        </w:rPr>
        <w:t>const</w:t>
      </w:r>
      <w:r w:rsidR="00E006CF" w:rsidRPr="00E006CF">
        <w:rPr>
          <w:rFonts w:ascii="Times New Roman" w:hAnsi="Times New Roman" w:cs="Times New Roman"/>
          <w:sz w:val="24"/>
          <w:szCs w:val="24"/>
        </w:rPr>
        <w:t xml:space="preserve"> </w:t>
      </w:r>
      <w:r w:rsidR="00E006CF" w:rsidRPr="00E006CF">
        <w:rPr>
          <w:rFonts w:ascii="Times New Roman" w:hAnsi="Times New Roman" w:cs="Times New Roman"/>
          <w:sz w:val="24"/>
          <w:szCs w:val="24"/>
        </w:rPr>
        <w:lastRenderedPageBreak/>
        <w:t xml:space="preserve">varijable ne može biti promijenjena. </w:t>
      </w:r>
      <w:r w:rsidR="00E006CF" w:rsidRPr="00E006CF">
        <w:rPr>
          <w:rFonts w:ascii="Times New Roman" w:hAnsi="Times New Roman" w:cs="Times New Roman"/>
          <w:i/>
          <w:sz w:val="24"/>
          <w:szCs w:val="24"/>
        </w:rPr>
        <w:t>Const</w:t>
      </w:r>
      <w:r w:rsidR="00567D68" w:rsidRPr="00E006CF">
        <w:rPr>
          <w:rFonts w:ascii="Times New Roman" w:hAnsi="Times New Roman" w:cs="Times New Roman"/>
          <w:sz w:val="24"/>
          <w:szCs w:val="24"/>
        </w:rPr>
        <w:t xml:space="preserve"> </w:t>
      </w:r>
      <w:r w:rsidR="00E006CF" w:rsidRPr="00E006CF">
        <w:rPr>
          <w:rFonts w:ascii="Times New Roman" w:hAnsi="Times New Roman" w:cs="Times New Roman"/>
          <w:sz w:val="24"/>
          <w:szCs w:val="24"/>
        </w:rPr>
        <w:t xml:space="preserve">varijabla </w:t>
      </w:r>
      <w:r w:rsidR="00567D68" w:rsidRPr="00E006CF">
        <w:rPr>
          <w:rFonts w:ascii="Times New Roman" w:hAnsi="Times New Roman" w:cs="Times New Roman"/>
          <w:sz w:val="24"/>
          <w:szCs w:val="24"/>
        </w:rPr>
        <w:t xml:space="preserve">mora biti inicijalizovana </w:t>
      </w:r>
      <w:r w:rsidR="00E006CF" w:rsidRPr="00E006CF">
        <w:rPr>
          <w:rFonts w:ascii="Times New Roman" w:hAnsi="Times New Roman" w:cs="Times New Roman"/>
          <w:sz w:val="24"/>
          <w:szCs w:val="24"/>
        </w:rPr>
        <w:t>u istoj liniji gdje je i deklarisana.</w:t>
      </w:r>
    </w:p>
    <w:p w:rsidR="002A7F55" w:rsidRDefault="002A7F55" w:rsidP="0007318B">
      <w:pPr>
        <w:spacing w:after="0" w:line="240" w:lineRule="auto"/>
        <w:jc w:val="both"/>
        <w:rPr>
          <w:lang w:val="sr-Latn-BA"/>
        </w:rPr>
      </w:pPr>
    </w:p>
    <w:p w:rsidR="00A20D00" w:rsidRPr="001A5336" w:rsidRDefault="00A20D00" w:rsidP="0007318B">
      <w:pPr>
        <w:pStyle w:val="Heading2"/>
        <w:spacing w:line="240" w:lineRule="auto"/>
        <w:jc w:val="both"/>
        <w:rPr>
          <w:rFonts w:ascii="Times New Roman" w:hAnsi="Times New Roman" w:cs="Times New Roman"/>
          <w:lang w:val="sr-Latn-BA"/>
        </w:rPr>
      </w:pPr>
      <w:bookmarkStart w:id="18" w:name="_Toc9960914"/>
      <w:r w:rsidRPr="001A5336">
        <w:rPr>
          <w:rFonts w:ascii="Times New Roman" w:hAnsi="Times New Roman" w:cs="Times New Roman"/>
          <w:lang w:val="sr-Latn-BA"/>
        </w:rPr>
        <w:t>TypeScript funkcionalnosti</w:t>
      </w:r>
      <w:bookmarkEnd w:id="18"/>
    </w:p>
    <w:p w:rsidR="00A20D00" w:rsidRDefault="00A20D00" w:rsidP="0007318B">
      <w:pPr>
        <w:spacing w:after="0" w:line="240" w:lineRule="auto"/>
        <w:jc w:val="both"/>
        <w:rPr>
          <w:lang w:val="sr-Latn-BA"/>
        </w:rPr>
      </w:pPr>
    </w:p>
    <w:p w:rsidR="00A20D00" w:rsidRDefault="00A20D00" w:rsidP="0007318B">
      <w:pPr>
        <w:spacing w:after="0" w:line="240" w:lineRule="auto"/>
        <w:ind w:firstLine="576"/>
        <w:jc w:val="both"/>
        <w:rPr>
          <w:rFonts w:ascii="Times New Roman" w:hAnsi="Times New Roman" w:cs="Times New Roman"/>
          <w:sz w:val="24"/>
          <w:szCs w:val="24"/>
          <w:lang w:val="sr-Latn-BA"/>
        </w:rPr>
      </w:pPr>
      <w:r w:rsidRPr="00300CDD">
        <w:rPr>
          <w:rFonts w:ascii="Times New Roman" w:hAnsi="Times New Roman" w:cs="Times New Roman"/>
          <w:i/>
          <w:sz w:val="24"/>
          <w:szCs w:val="24"/>
        </w:rPr>
        <w:t>T</w:t>
      </w:r>
      <w:r w:rsidRPr="00300CDD">
        <w:rPr>
          <w:rFonts w:ascii="Times New Roman" w:hAnsi="Times New Roman" w:cs="Times New Roman"/>
          <w:i/>
          <w:sz w:val="24"/>
          <w:szCs w:val="24"/>
          <w:lang w:val="sr-Latn-BA"/>
        </w:rPr>
        <w:t>ypeScript</w:t>
      </w:r>
      <w:r>
        <w:rPr>
          <w:rFonts w:ascii="Times New Roman" w:hAnsi="Times New Roman" w:cs="Times New Roman"/>
          <w:sz w:val="24"/>
          <w:szCs w:val="24"/>
          <w:lang w:val="sr-Latn-BA"/>
        </w:rPr>
        <w:t xml:space="preserve"> nudi funkcionalnosti koje su planirane u </w:t>
      </w:r>
      <w:r w:rsidRPr="00D06EFA">
        <w:rPr>
          <w:rFonts w:ascii="Times New Roman" w:hAnsi="Times New Roman" w:cs="Times New Roman"/>
          <w:i/>
          <w:sz w:val="24"/>
          <w:szCs w:val="24"/>
          <w:lang w:val="sr-Latn-BA"/>
        </w:rPr>
        <w:t>EcmaScript6</w:t>
      </w:r>
      <w:r>
        <w:rPr>
          <w:rFonts w:ascii="Times New Roman" w:hAnsi="Times New Roman" w:cs="Times New Roman"/>
          <w:sz w:val="24"/>
          <w:szCs w:val="24"/>
          <w:lang w:val="sr-Latn-BA"/>
        </w:rPr>
        <w:t>. Slijedi objašnjenje ovih funkcionalnosti:</w:t>
      </w:r>
    </w:p>
    <w:p w:rsidR="00A20D00" w:rsidRDefault="00A20D00" w:rsidP="0007318B">
      <w:pPr>
        <w:spacing w:after="0" w:line="240" w:lineRule="auto"/>
        <w:jc w:val="both"/>
        <w:rPr>
          <w:rFonts w:ascii="Times New Roman" w:hAnsi="Times New Roman" w:cs="Times New Roman"/>
          <w:sz w:val="24"/>
          <w:szCs w:val="24"/>
          <w:lang w:val="sr-Latn-BA"/>
        </w:rPr>
      </w:pPr>
    </w:p>
    <w:p w:rsidR="002A7F55" w:rsidRDefault="00A20D00" w:rsidP="002A7F55">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Klase – </w:t>
      </w:r>
      <w:r w:rsidRPr="00D06EFA">
        <w:rPr>
          <w:rFonts w:ascii="Times New Roman" w:hAnsi="Times New Roman" w:cs="Times New Roman"/>
          <w:i/>
          <w:sz w:val="24"/>
          <w:szCs w:val="24"/>
          <w:lang w:val="sr-Latn-BA"/>
        </w:rPr>
        <w:t>TypeScript</w:t>
      </w:r>
      <w:r>
        <w:rPr>
          <w:rFonts w:ascii="Times New Roman" w:hAnsi="Times New Roman" w:cs="Times New Roman"/>
          <w:sz w:val="24"/>
          <w:szCs w:val="24"/>
          <w:lang w:val="sr-Latn-BA"/>
        </w:rPr>
        <w:t xml:space="preserve"> </w:t>
      </w:r>
      <w:r w:rsidRPr="00AB30D4">
        <w:rPr>
          <w:rFonts w:ascii="Times New Roman" w:hAnsi="Times New Roman" w:cs="Times New Roman"/>
          <w:sz w:val="24"/>
          <w:szCs w:val="24"/>
          <w:lang w:val="sr-Latn-BA"/>
        </w:rPr>
        <w:t>podržava objekt</w:t>
      </w:r>
      <w:r>
        <w:rPr>
          <w:rFonts w:ascii="Times New Roman" w:hAnsi="Times New Roman" w:cs="Times New Roman"/>
          <w:sz w:val="24"/>
          <w:szCs w:val="24"/>
          <w:lang w:val="sr-Latn-BA"/>
        </w:rPr>
        <w:t>n</w:t>
      </w:r>
      <w:r w:rsidRPr="00AB30D4">
        <w:rPr>
          <w:rFonts w:ascii="Times New Roman" w:hAnsi="Times New Roman" w:cs="Times New Roman"/>
          <w:sz w:val="24"/>
          <w:szCs w:val="24"/>
          <w:lang w:val="sr-Latn-BA"/>
        </w:rPr>
        <w:t>o-orjentisano programiranje zasnovano na klasama.</w:t>
      </w:r>
      <w:r>
        <w:rPr>
          <w:rFonts w:ascii="Times New Roman" w:hAnsi="Times New Roman" w:cs="Times New Roman"/>
          <w:sz w:val="24"/>
          <w:szCs w:val="24"/>
          <w:lang w:val="sr-Latn-BA"/>
        </w:rPr>
        <w:t xml:space="preserve"> Kreiranje klase St</w:t>
      </w:r>
      <w:r w:rsidR="0007318B">
        <w:rPr>
          <w:rFonts w:ascii="Times New Roman" w:hAnsi="Times New Roman" w:cs="Times New Roman"/>
          <w:sz w:val="24"/>
          <w:szCs w:val="24"/>
          <w:lang w:val="sr-Latn-BA"/>
        </w:rPr>
        <w:t>udent je prikazano na Slici 6.3.</w: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10006C"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37" o:spid="_x0000_s1062" type="#_x0000_t202" style="position:absolute;left:0;text-align:left;margin-left:.75pt;margin-top:5.85pt;width:453pt;height:150.9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class Student </w:t>
                  </w: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ab/>
                    <w:t>firstName: string;</w:t>
                  </w:r>
                </w:p>
                <w:p w:rsidR="000D75C7" w:rsidRDefault="000D75C7" w:rsidP="00A20D00">
                  <w:pPr>
                    <w:spacing w:after="0" w:line="240" w:lineRule="auto"/>
                    <w:rPr>
                      <w:rFonts w:ascii="Courier New" w:hAnsi="Courier New" w:cs="Courier New"/>
                    </w:rPr>
                  </w:pPr>
                  <w:r>
                    <w:rPr>
                      <w:rFonts w:ascii="Courier New" w:hAnsi="Courier New" w:cs="Courier New"/>
                    </w:rPr>
                    <w:tab/>
                    <w:t>lastName: string;</w:t>
                  </w:r>
                </w:p>
                <w:p w:rsidR="000D75C7" w:rsidRDefault="000D75C7" w:rsidP="00A20D00">
                  <w:pPr>
                    <w:spacing w:after="0" w:line="240" w:lineRule="auto"/>
                    <w:rPr>
                      <w:rFonts w:ascii="Courier New" w:hAnsi="Courier New" w:cs="Courier New"/>
                    </w:rPr>
                  </w:pPr>
                  <w:r>
                    <w:rPr>
                      <w:rFonts w:ascii="Courier New" w:hAnsi="Courier New" w:cs="Courier New"/>
                    </w:rPr>
                    <w:tab/>
                    <w:t>constructor(firstName: string, lastName: lastName){</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this.firstName = firstName;</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this.lastName = lastName;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Default="000D75C7" w:rsidP="00A20D00">
                  <w:pPr>
                    <w:spacing w:after="0" w:line="240" w:lineRule="auto"/>
                    <w:ind w:firstLine="720"/>
                    <w:rPr>
                      <w:rFonts w:ascii="Courier New" w:hAnsi="Courier New" w:cs="Courier New"/>
                    </w:rPr>
                  </w:pPr>
                  <w:r>
                    <w:rPr>
                      <w:rFonts w:ascii="Courier New" w:hAnsi="Courier New" w:cs="Courier New"/>
                    </w:rPr>
                    <w:t>fullname(){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ab/>
                    <w:t>return this.firstName + ‘ ’ + this.lastName;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Pr="003C2E76"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Pr="005C60BE" w:rsidRDefault="00A20D00"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 </w:t>
      </w:r>
    </w:p>
    <w:p w:rsidR="00A20D00" w:rsidRDefault="00A20D00" w:rsidP="00A20D00">
      <w:pPr>
        <w:spacing w:after="0" w:line="240" w:lineRule="auto"/>
        <w:jc w:val="both"/>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 xml:space="preserve"> </w:t>
      </w:r>
    </w:p>
    <w:p w:rsidR="00A20D00" w:rsidRPr="001D5D54" w:rsidRDefault="00A20D00" w:rsidP="00A20D00">
      <w:pPr>
        <w:spacing w:after="0" w:line="240" w:lineRule="auto"/>
        <w:jc w:val="both"/>
        <w:rPr>
          <w:rFonts w:ascii="Times New Roman" w:hAnsi="Times New Roman" w:cs="Times New Roman"/>
          <w:sz w:val="24"/>
          <w:szCs w:val="24"/>
        </w:rPr>
      </w:pPr>
      <w:r>
        <w:rPr>
          <w:rFonts w:ascii="Times New Roman" w:hAnsi="Times New Roman" w:cs="Times New Roman"/>
          <w:color w:val="17365D" w:themeColor="text2" w:themeShade="BF"/>
          <w:sz w:val="28"/>
          <w:szCs w:val="28"/>
        </w:rPr>
        <w:tab/>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38" o:spid="_x0000_s1063" type="#_x0000_t202" style="position:absolute;left:0;text-align:left;margin-left:.75pt;margin-top:14.95pt;width:453pt;height:20.35pt;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6.3</w:t>
                  </w:r>
                  <w:r>
                    <w:rPr>
                      <w:rFonts w:ascii="Times New Roman" w:hAnsi="Times New Roman" w:cs="Times New Roman"/>
                      <w:i/>
                    </w:rPr>
                    <w:t xml:space="preserve"> – Primjer kreiranja klase u TypeScript-u</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07318B">
      <w:pPr>
        <w:spacing w:after="0" w:line="240" w:lineRule="auto"/>
        <w:jc w:val="both"/>
        <w:rPr>
          <w:rFonts w:ascii="Times New Roman" w:hAnsi="Times New Roman" w:cs="Times New Roman"/>
          <w:sz w:val="24"/>
          <w:szCs w:val="24"/>
        </w:rPr>
      </w:pPr>
    </w:p>
    <w:p w:rsidR="00A20D00" w:rsidRDefault="00A20D00" w:rsidP="0007318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07318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Nasljeđivanje – Klase u </w:t>
      </w:r>
      <w:r w:rsidRPr="00D06EFA">
        <w:rPr>
          <w:rFonts w:ascii="Times New Roman" w:hAnsi="Times New Roman" w:cs="Times New Roman"/>
          <w:i/>
          <w:sz w:val="24"/>
          <w:szCs w:val="24"/>
        </w:rPr>
        <w:t>TypeScriptu</w:t>
      </w:r>
      <w:r>
        <w:rPr>
          <w:rFonts w:ascii="Times New Roman" w:hAnsi="Times New Roman" w:cs="Times New Roman"/>
          <w:sz w:val="24"/>
          <w:szCs w:val="24"/>
        </w:rPr>
        <w:t xml:space="preserve"> podržavaju jednostruko nasljeđivanje korištenjem ključne riječi </w:t>
      </w:r>
      <w:r w:rsidRPr="003C2E76">
        <w:rPr>
          <w:rFonts w:ascii="Times New Roman" w:hAnsi="Times New Roman" w:cs="Times New Roman"/>
          <w:i/>
          <w:sz w:val="24"/>
          <w:szCs w:val="24"/>
        </w:rPr>
        <w:t>extends</w:t>
      </w:r>
      <w:r>
        <w:rPr>
          <w:rFonts w:ascii="Times New Roman" w:hAnsi="Times New Roman" w:cs="Times New Roman"/>
          <w:sz w:val="24"/>
          <w:szCs w:val="24"/>
        </w:rPr>
        <w:t>.</w:t>
      </w:r>
    </w:p>
    <w:p w:rsidR="00A20D00" w:rsidRDefault="00A20D00" w:rsidP="0007318B">
      <w:pPr>
        <w:spacing w:after="0" w:line="240" w:lineRule="auto"/>
        <w:ind w:firstLine="720"/>
        <w:jc w:val="both"/>
        <w:rPr>
          <w:rFonts w:ascii="Times New Roman" w:hAnsi="Times New Roman" w:cs="Times New Roman"/>
          <w:sz w:val="24"/>
          <w:szCs w:val="24"/>
        </w:rPr>
      </w:pPr>
    </w:p>
    <w:p w:rsidR="00A20D00" w:rsidRDefault="00A20D00" w:rsidP="0007318B">
      <w:pPr>
        <w:spacing w:after="0" w:line="240" w:lineRule="auto"/>
        <w:ind w:firstLine="720"/>
        <w:jc w:val="both"/>
        <w:rPr>
          <w:rFonts w:ascii="Times New Roman" w:hAnsi="Times New Roman" w:cs="Times New Roman"/>
          <w:sz w:val="24"/>
          <w:szCs w:val="24"/>
        </w:rPr>
      </w:pPr>
      <w:r w:rsidRPr="003C2E76">
        <w:rPr>
          <w:rFonts w:ascii="Times New Roman" w:hAnsi="Times New Roman" w:cs="Times New Roman"/>
          <w:i/>
          <w:sz w:val="24"/>
          <w:szCs w:val="24"/>
        </w:rPr>
        <w:t>Arrow</w:t>
      </w:r>
      <w:r>
        <w:rPr>
          <w:rFonts w:ascii="Times New Roman" w:hAnsi="Times New Roman" w:cs="Times New Roman"/>
          <w:sz w:val="24"/>
          <w:szCs w:val="24"/>
        </w:rPr>
        <w:t xml:space="preserve"> funkcije - </w:t>
      </w:r>
      <w:r w:rsidRPr="003C2E76">
        <w:rPr>
          <w:rFonts w:ascii="Times New Roman" w:hAnsi="Times New Roman" w:cs="Times New Roman"/>
          <w:i/>
          <w:sz w:val="24"/>
          <w:szCs w:val="24"/>
        </w:rPr>
        <w:t>Arrow</w:t>
      </w:r>
      <w:r>
        <w:rPr>
          <w:rFonts w:ascii="Times New Roman" w:hAnsi="Times New Roman" w:cs="Times New Roman"/>
          <w:sz w:val="24"/>
          <w:szCs w:val="24"/>
        </w:rPr>
        <w:t xml:space="preserve"> funkcija je sažeti način pisanja funkcije:</w:t>
      </w:r>
    </w:p>
    <w:p w:rsidR="00A20D00" w:rsidRDefault="00A20D00" w:rsidP="0007318B">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Nije potrebno pisati </w:t>
      </w:r>
      <w:r w:rsidRPr="00851C74">
        <w:rPr>
          <w:rFonts w:ascii="Times New Roman" w:hAnsi="Times New Roman" w:cs="Times New Roman"/>
          <w:i/>
          <w:sz w:val="24"/>
          <w:szCs w:val="24"/>
        </w:rPr>
        <w:t>function</w:t>
      </w:r>
      <w:r>
        <w:rPr>
          <w:rFonts w:ascii="Times New Roman" w:hAnsi="Times New Roman" w:cs="Times New Roman"/>
          <w:sz w:val="24"/>
          <w:szCs w:val="24"/>
        </w:rPr>
        <w:t xml:space="preserve"> </w:t>
      </w:r>
    </w:p>
    <w:p w:rsidR="00A20D00" w:rsidRDefault="00A20D00" w:rsidP="0007318B">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Leksički obuhvata značenje </w:t>
      </w:r>
      <w:r w:rsidRPr="00851C74">
        <w:rPr>
          <w:rFonts w:ascii="Times New Roman" w:hAnsi="Times New Roman" w:cs="Times New Roman"/>
          <w:i/>
          <w:sz w:val="24"/>
          <w:szCs w:val="24"/>
        </w:rPr>
        <w:t>this</w:t>
      </w:r>
      <w:r>
        <w:rPr>
          <w:rFonts w:ascii="Times New Roman" w:hAnsi="Times New Roman" w:cs="Times New Roman"/>
          <w:sz w:val="24"/>
          <w:szCs w:val="24"/>
        </w:rPr>
        <w:t xml:space="preserve"> referenci</w:t>
      </w:r>
    </w:p>
    <w:p w:rsidR="00A20D00" w:rsidRDefault="00A20D00" w:rsidP="0007318B">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Leksički obuhvata značenje argumenata</w:t>
      </w:r>
    </w:p>
    <w:p w:rsidR="00A20D00" w:rsidRDefault="00A20D00" w:rsidP="0007318B">
      <w:pPr>
        <w:spacing w:after="0" w:line="240" w:lineRule="auto"/>
        <w:ind w:left="726"/>
        <w:jc w:val="both"/>
        <w:rPr>
          <w:rFonts w:ascii="Times New Roman" w:hAnsi="Times New Roman" w:cs="Times New Roman"/>
          <w:sz w:val="24"/>
          <w:szCs w:val="24"/>
        </w:rPr>
      </w:pPr>
      <w:r>
        <w:rPr>
          <w:rFonts w:ascii="Times New Roman" w:hAnsi="Times New Roman" w:cs="Times New Roman"/>
          <w:sz w:val="24"/>
          <w:szCs w:val="24"/>
        </w:rPr>
        <w:t>Na Slici 6.4 je primjer</w:t>
      </w:r>
      <w:r w:rsidR="00DD09EC">
        <w:rPr>
          <w:rFonts w:ascii="Times New Roman" w:hAnsi="Times New Roman" w:cs="Times New Roman"/>
          <w:sz w:val="24"/>
          <w:szCs w:val="24"/>
        </w:rPr>
        <w:t xml:space="preserve"> </w:t>
      </w:r>
      <w:r w:rsidR="00DD09EC">
        <w:rPr>
          <w:rFonts w:ascii="Times New Roman" w:hAnsi="Times New Roman" w:cs="Times New Roman"/>
          <w:i/>
          <w:sz w:val="24"/>
          <w:szCs w:val="24"/>
        </w:rPr>
        <w:t>arrow</w:t>
      </w:r>
      <w:r w:rsidR="00DD09EC">
        <w:rPr>
          <w:rFonts w:ascii="Times New Roman" w:hAnsi="Times New Roman" w:cs="Times New Roman"/>
          <w:sz w:val="24"/>
          <w:szCs w:val="24"/>
        </w:rPr>
        <w:t xml:space="preserve"> funkcije</w:t>
      </w:r>
      <w:r>
        <w:rPr>
          <w:rFonts w:ascii="Times New Roman" w:hAnsi="Times New Roman" w:cs="Times New Roman"/>
          <w:sz w:val="24"/>
          <w:szCs w:val="24"/>
        </w:rPr>
        <w:t>:</w:t>
      </w:r>
    </w:p>
    <w:p w:rsidR="00A20D00" w:rsidRDefault="00A20D00" w:rsidP="0007318B">
      <w:pPr>
        <w:spacing w:after="0" w:line="240" w:lineRule="auto"/>
        <w:ind w:left="726"/>
        <w:jc w:val="both"/>
        <w:rPr>
          <w:rFonts w:ascii="Times New Roman" w:hAnsi="Times New Roman" w:cs="Times New Roman"/>
          <w:sz w:val="24"/>
          <w:szCs w:val="24"/>
        </w:rPr>
      </w:pPr>
    </w:p>
    <w:p w:rsidR="00A20D00" w:rsidRPr="00C5218F"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pict>
          <v:shape id="Text Box 39" o:spid="_x0000_s1064" type="#_x0000_t202" style="position:absolute;left:0;text-align:left;margin-left:.75pt;margin-top:7.15pt;width:450pt;height:48.8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let fullname = (firstName, lastName):string =&gt; </w:t>
                  </w:r>
                  <w:r>
                    <w:rPr>
                      <w:rFonts w:ascii="Courier New" w:hAnsi="Courier New" w:cs="Courier New"/>
                    </w:rPr>
                    <w:t>{</w:t>
                  </w:r>
                </w:p>
                <w:p w:rsidR="000D75C7" w:rsidRDefault="000D75C7" w:rsidP="00A20D00">
                  <w:pPr>
                    <w:spacing w:after="0" w:line="240" w:lineRule="auto"/>
                    <w:ind w:firstLine="720"/>
                    <w:rPr>
                      <w:rFonts w:ascii="Courier New" w:hAnsi="Courier New" w:cs="Courier New"/>
                    </w:rPr>
                  </w:pPr>
                  <w:r>
                    <w:rPr>
                      <w:rFonts w:ascii="Courier New" w:hAnsi="Courier New" w:cs="Courier New"/>
                    </w:rPr>
                    <w:t>return firstName + ‘ ’ +lastName;</w:t>
                  </w:r>
                </w:p>
                <w:p w:rsidR="000D75C7" w:rsidRPr="00C5218F"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40" o:spid="_x0000_s1065" type="#_x0000_t202" style="position:absolute;left:0;text-align:left;margin-left:.75pt;margin-top:.85pt;width:450pt;height:20.35pt;z-index:2516951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" stroked="f">
            <v:path arrowok="t"/>
            <v:textbox style="mso-fit-shape-to-text:t" inset="0,0,0,0">
              <w:txbxContent>
                <w:p w:rsidR="000D75C7" w:rsidRPr="00F8023F" w:rsidRDefault="000D75C7" w:rsidP="00A20D00">
                  <w:pPr>
                    <w:pStyle w:val="Caption"/>
                    <w:jc w:val="center"/>
                    <w:rPr>
                      <w:rFonts w:ascii="Times New Roman" w:hAnsi="Times New Roman" w:cs="Times New Roman"/>
                      <w:i/>
                      <w:noProof/>
                      <w:sz w:val="24"/>
                      <w:szCs w:val="24"/>
                    </w:rPr>
                  </w:pPr>
                  <w:r w:rsidRPr="00F8023F">
                    <w:rPr>
                      <w:rFonts w:ascii="Times New Roman" w:hAnsi="Times New Roman" w:cs="Times New Roman"/>
                      <w:i/>
                    </w:rPr>
                    <w:t>Slika 6.4</w:t>
                  </w:r>
                  <w:r>
                    <w:rPr>
                      <w:rFonts w:ascii="Times New Roman" w:hAnsi="Times New Roman" w:cs="Times New Roman"/>
                      <w:i/>
                    </w:rPr>
                    <w:t xml:space="preserve"> – Primjer kreiranja Arrow funkcije</w:t>
                  </w:r>
                </w:p>
              </w:txbxContent>
            </v:textbox>
          </v:shape>
        </w:pict>
      </w:r>
    </w:p>
    <w:p w:rsidR="00A20D00" w:rsidRDefault="00A20D00" w:rsidP="00A20D00">
      <w:pPr>
        <w:spacing w:after="0"/>
        <w:jc w:val="both"/>
        <w:rPr>
          <w:rFonts w:ascii="Times New Roman" w:hAnsi="Times New Roman" w:cs="Times New Roman"/>
          <w:sz w:val="24"/>
          <w:szCs w:val="24"/>
        </w:rPr>
      </w:pPr>
    </w:p>
    <w:p w:rsidR="00975201" w:rsidRDefault="00A20D00" w:rsidP="00A20D00">
      <w:pPr>
        <w:spacing w:after="0"/>
        <w:jc w:val="both"/>
        <w:rPr>
          <w:rFonts w:ascii="Times New Roman" w:hAnsi="Times New Roman" w:cs="Times New Roman"/>
          <w:sz w:val="24"/>
          <w:szCs w:val="24"/>
          <w:lang w:val="sr-Latn-BA"/>
        </w:rPr>
      </w:pPr>
      <w:r>
        <w:rPr>
          <w:rFonts w:ascii="Times New Roman" w:hAnsi="Times New Roman" w:cs="Times New Roman"/>
          <w:sz w:val="24"/>
          <w:szCs w:val="24"/>
        </w:rPr>
        <w:tab/>
      </w:r>
      <w:r w:rsidR="00DD09EC">
        <w:rPr>
          <w:rFonts w:ascii="Times New Roman" w:hAnsi="Times New Roman" w:cs="Times New Roman"/>
          <w:sz w:val="24"/>
          <w:szCs w:val="24"/>
        </w:rPr>
        <w:t xml:space="preserve">Vrijednost reference </w:t>
      </w:r>
      <w:r w:rsidR="00DD09EC">
        <w:rPr>
          <w:rFonts w:ascii="Times New Roman" w:hAnsi="Times New Roman" w:cs="Times New Roman"/>
          <w:i/>
          <w:sz w:val="24"/>
          <w:szCs w:val="24"/>
        </w:rPr>
        <w:t>this</w:t>
      </w:r>
      <w:r w:rsidR="00DD09EC">
        <w:rPr>
          <w:rFonts w:ascii="Times New Roman" w:hAnsi="Times New Roman" w:cs="Times New Roman"/>
          <w:sz w:val="24"/>
          <w:szCs w:val="24"/>
        </w:rPr>
        <w:t xml:space="preserve"> unutar funkcije u </w:t>
      </w:r>
      <w:r w:rsidR="00DD09EC" w:rsidRPr="00DD09EC">
        <w:rPr>
          <w:rFonts w:ascii="Times New Roman" w:hAnsi="Times New Roman" w:cs="Times New Roman"/>
          <w:i/>
          <w:sz w:val="24"/>
          <w:szCs w:val="24"/>
        </w:rPr>
        <w:t>JavaScript</w:t>
      </w:r>
      <w:r w:rsidR="00DD09EC">
        <w:rPr>
          <w:rFonts w:ascii="Times New Roman" w:hAnsi="Times New Roman" w:cs="Times New Roman"/>
          <w:sz w:val="24"/>
          <w:szCs w:val="24"/>
        </w:rPr>
        <w:t>-u z</w:t>
      </w:r>
      <w:r w:rsidR="00DD09EC">
        <w:rPr>
          <w:rFonts w:ascii="Times New Roman" w:hAnsi="Times New Roman" w:cs="Times New Roman"/>
          <w:sz w:val="24"/>
          <w:szCs w:val="24"/>
          <w:lang w:val="sr-Latn-BA"/>
        </w:rPr>
        <w:t>avisi od toga kako je funkcija pozvana.</w:t>
      </w:r>
      <w:r w:rsidR="00B9595F">
        <w:rPr>
          <w:rFonts w:ascii="Times New Roman" w:hAnsi="Times New Roman" w:cs="Times New Roman"/>
          <w:sz w:val="24"/>
          <w:szCs w:val="24"/>
          <w:lang w:val="sr-Latn-BA"/>
        </w:rPr>
        <w:t xml:space="preserve"> U </w:t>
      </w:r>
      <w:r w:rsidR="00B9595F" w:rsidRPr="00B9595F">
        <w:rPr>
          <w:rFonts w:ascii="Times New Roman" w:hAnsi="Times New Roman" w:cs="Times New Roman"/>
          <w:i/>
          <w:sz w:val="24"/>
          <w:szCs w:val="24"/>
          <w:lang w:val="sr-Latn-BA"/>
        </w:rPr>
        <w:t>Arrow</w:t>
      </w:r>
      <w:r w:rsidR="00B9595F">
        <w:rPr>
          <w:rFonts w:ascii="Times New Roman" w:hAnsi="Times New Roman" w:cs="Times New Roman"/>
          <w:sz w:val="24"/>
          <w:szCs w:val="24"/>
          <w:lang w:val="sr-Latn-BA"/>
        </w:rPr>
        <w:t xml:space="preserve"> funkcijama vrijednost reference </w:t>
      </w:r>
      <w:r w:rsidR="00B9595F">
        <w:rPr>
          <w:rFonts w:ascii="Times New Roman" w:hAnsi="Times New Roman" w:cs="Times New Roman"/>
          <w:i/>
          <w:sz w:val="24"/>
          <w:szCs w:val="24"/>
          <w:lang w:val="sr-Latn-BA"/>
        </w:rPr>
        <w:t>this</w:t>
      </w:r>
      <w:r w:rsidR="00B9595F">
        <w:rPr>
          <w:rFonts w:ascii="Times New Roman" w:hAnsi="Times New Roman" w:cs="Times New Roman"/>
          <w:sz w:val="24"/>
          <w:szCs w:val="24"/>
          <w:lang w:val="sr-Latn-BA"/>
        </w:rPr>
        <w:t xml:space="preserve"> je sačuvana. Kada se pokrene kod sa Slike 6.5,</w:t>
      </w:r>
      <w:r w:rsidR="00DA0446">
        <w:rPr>
          <w:rFonts w:ascii="Times New Roman" w:hAnsi="Times New Roman" w:cs="Times New Roman"/>
          <w:sz w:val="24"/>
          <w:szCs w:val="24"/>
          <w:lang w:val="sr-Latn-BA"/>
        </w:rPr>
        <w:t xml:space="preserve"> vrijednost reference </w:t>
      </w:r>
      <w:r w:rsidR="00DA0446">
        <w:rPr>
          <w:rFonts w:ascii="Times New Roman" w:hAnsi="Times New Roman" w:cs="Times New Roman"/>
          <w:i/>
          <w:sz w:val="24"/>
          <w:szCs w:val="24"/>
          <w:lang w:val="sr-Latn-BA"/>
        </w:rPr>
        <w:t>this</w:t>
      </w:r>
      <w:r w:rsidR="004E30A1">
        <w:rPr>
          <w:rFonts w:ascii="Times New Roman" w:hAnsi="Times New Roman" w:cs="Times New Roman"/>
          <w:sz w:val="24"/>
          <w:szCs w:val="24"/>
          <w:lang w:val="sr-Latn-BA"/>
        </w:rPr>
        <w:t xml:space="preserve">, čitač će prepoznati kao objekat </w:t>
      </w:r>
      <w:r w:rsidR="004E30A1">
        <w:rPr>
          <w:rFonts w:ascii="Times New Roman" w:hAnsi="Times New Roman" w:cs="Times New Roman"/>
          <w:i/>
          <w:sz w:val="24"/>
          <w:szCs w:val="24"/>
          <w:lang w:val="sr-Latn-BA"/>
        </w:rPr>
        <w:t>window</w:t>
      </w:r>
      <w:r w:rsidR="004E30A1">
        <w:rPr>
          <w:rFonts w:ascii="Times New Roman" w:hAnsi="Times New Roman" w:cs="Times New Roman"/>
          <w:sz w:val="24"/>
          <w:szCs w:val="24"/>
          <w:lang w:val="sr-Latn-BA"/>
        </w:rPr>
        <w:t>, tada će</w:t>
      </w:r>
      <w:r w:rsidR="00B9595F">
        <w:rPr>
          <w:rFonts w:ascii="Times New Roman" w:hAnsi="Times New Roman" w:cs="Times New Roman"/>
          <w:sz w:val="24"/>
          <w:szCs w:val="24"/>
          <w:lang w:val="sr-Latn-BA"/>
        </w:rPr>
        <w:t xml:space="preserve"> </w:t>
      </w:r>
      <w:r w:rsidR="004D2EB4">
        <w:rPr>
          <w:rFonts w:ascii="Times New Roman" w:hAnsi="Times New Roman" w:cs="Times New Roman"/>
          <w:sz w:val="24"/>
          <w:szCs w:val="24"/>
          <w:lang w:val="sr-Latn-BA"/>
        </w:rPr>
        <w:t xml:space="preserve">funkcija </w:t>
      </w:r>
      <w:r w:rsidR="004D2EB4">
        <w:rPr>
          <w:rFonts w:ascii="Times New Roman" w:hAnsi="Times New Roman" w:cs="Times New Roman"/>
          <w:i/>
          <w:sz w:val="24"/>
          <w:szCs w:val="24"/>
          <w:lang w:val="sr-Latn-BA"/>
        </w:rPr>
        <w:t>nextYear</w:t>
      </w:r>
      <w:r w:rsidR="004E30A1">
        <w:rPr>
          <w:rFonts w:ascii="Times New Roman" w:hAnsi="Times New Roman" w:cs="Times New Roman"/>
          <w:sz w:val="24"/>
          <w:szCs w:val="24"/>
          <w:lang w:val="sr-Latn-BA"/>
        </w:rPr>
        <w:t xml:space="preserve"> pristupiti</w:t>
      </w:r>
      <w:r w:rsidR="004D2EB4">
        <w:rPr>
          <w:rFonts w:ascii="Times New Roman" w:hAnsi="Times New Roman" w:cs="Times New Roman"/>
          <w:sz w:val="24"/>
          <w:szCs w:val="24"/>
          <w:lang w:val="sr-Latn-BA"/>
        </w:rPr>
        <w:t xml:space="preserve"> </w:t>
      </w:r>
      <w:r w:rsidR="004D2EB4" w:rsidRPr="004D2EB4">
        <w:rPr>
          <w:rFonts w:ascii="Times New Roman" w:hAnsi="Times New Roman" w:cs="Times New Roman"/>
          <w:i/>
          <w:sz w:val="24"/>
          <w:szCs w:val="24"/>
          <w:lang w:val="sr-Latn-BA"/>
        </w:rPr>
        <w:t>undefined</w:t>
      </w:r>
      <w:r w:rsidR="004D2EB4">
        <w:rPr>
          <w:rFonts w:ascii="Times New Roman" w:hAnsi="Times New Roman" w:cs="Times New Roman"/>
          <w:sz w:val="24"/>
          <w:szCs w:val="24"/>
          <w:lang w:val="sr-Latn-BA"/>
        </w:rPr>
        <w:t xml:space="preserve"> atributu </w:t>
      </w:r>
      <w:r w:rsidR="004D2EB4">
        <w:rPr>
          <w:rFonts w:ascii="Times New Roman" w:hAnsi="Times New Roman" w:cs="Times New Roman"/>
          <w:i/>
          <w:sz w:val="24"/>
          <w:szCs w:val="24"/>
          <w:lang w:val="sr-Latn-BA"/>
        </w:rPr>
        <w:t>year</w:t>
      </w:r>
      <w:r w:rsidR="004D2EB4">
        <w:rPr>
          <w:rFonts w:ascii="Times New Roman" w:hAnsi="Times New Roman" w:cs="Times New Roman"/>
          <w:sz w:val="24"/>
          <w:szCs w:val="24"/>
          <w:lang w:val="sr-Latn-BA"/>
        </w:rPr>
        <w:t>, pa će rezultat ispisa biti</w:t>
      </w:r>
      <w:r w:rsidR="001F7255">
        <w:rPr>
          <w:rFonts w:ascii="Times New Roman" w:hAnsi="Times New Roman" w:cs="Times New Roman"/>
          <w:sz w:val="24"/>
          <w:szCs w:val="24"/>
          <w:lang w:val="sr-Latn-BA"/>
        </w:rPr>
        <w:t xml:space="preserve"> 2.</w:t>
      </w:r>
    </w:p>
    <w:p w:rsidR="00947FBD" w:rsidRDefault="00947FBD" w:rsidP="00A20D00">
      <w:pPr>
        <w:spacing w:after="0"/>
        <w:jc w:val="both"/>
        <w:rPr>
          <w:rFonts w:ascii="Times New Roman" w:hAnsi="Times New Roman" w:cs="Times New Roman"/>
          <w:sz w:val="24"/>
          <w:szCs w:val="24"/>
          <w:lang w:val="sr-Latn-BA"/>
        </w:rPr>
      </w:pPr>
    </w:p>
    <w:p w:rsidR="00947FBD" w:rsidRDefault="00947FBD" w:rsidP="00A20D00">
      <w:pPr>
        <w:spacing w:after="0"/>
        <w:jc w:val="both"/>
        <w:rPr>
          <w:rFonts w:ascii="Times New Roman" w:hAnsi="Times New Roman" w:cs="Times New Roman"/>
          <w:sz w:val="24"/>
          <w:szCs w:val="24"/>
          <w:lang w:val="sr-Latn-BA"/>
        </w:rPr>
      </w:pPr>
    </w:p>
    <w:p w:rsidR="00947FBD" w:rsidRDefault="00947FBD"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10006C" w:rsidP="00A20D00">
      <w:pPr>
        <w:spacing w:after="0"/>
        <w:jc w:val="both"/>
        <w:rPr>
          <w:rFonts w:ascii="Times New Roman" w:hAnsi="Times New Roman" w:cs="Times New Roman"/>
          <w:sz w:val="24"/>
          <w:szCs w:val="24"/>
          <w:lang w:val="sr-Latn-BA"/>
        </w:rPr>
      </w:pPr>
      <w:r>
        <w:rPr>
          <w:noProof/>
        </w:rPr>
        <w:lastRenderedPageBreak/>
        <w:pict>
          <v:shape id="Text Box 93" o:spid="_x0000_s1066" type="#_x0000_t202" style="position:absolute;left:0;text-align:left;margin-left:.65pt;margin-top:127.25pt;width:450pt;height:.0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" stroked="f">
            <v:textbox style="mso-fit-shape-to-text:t" inset="0,0,0,0">
              <w:txbxContent>
                <w:p w:rsidR="000D75C7" w:rsidRPr="00194843" w:rsidRDefault="000D75C7" w:rsidP="00194843">
                  <w:pPr>
                    <w:pStyle w:val="Caption"/>
                    <w:jc w:val="center"/>
                    <w:rPr>
                      <w:rFonts w:ascii="Times New Roman" w:hAnsi="Times New Roman" w:cs="Times New Roman"/>
                      <w:i/>
                      <w:noProof/>
                      <w:sz w:val="24"/>
                      <w:szCs w:val="24"/>
                    </w:rPr>
                  </w:pPr>
                  <w:r w:rsidRPr="00194843">
                    <w:rPr>
                      <w:i/>
                    </w:rPr>
                    <w:t xml:space="preserve">Slika 6.5 </w:t>
                  </w:r>
                </w:p>
              </w:txbxContent>
            </v:textbox>
          </v:shape>
        </w:pict>
      </w:r>
      <w:r>
        <w:rPr>
          <w:rFonts w:ascii="Times New Roman" w:hAnsi="Times New Roman" w:cs="Times New Roman"/>
          <w:noProof/>
          <w:sz w:val="24"/>
          <w:szCs w:val="24"/>
        </w:rPr>
        <w:pict>
          <v:shape id="Text Box 92" o:spid="_x0000_s1067" type="#_x0000_t202" style="position:absolute;left:0;text-align:left;margin-left:.7pt;margin-top:.55pt;width:450pt;height:122.25pt;z-index:2517442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" fillcolor="white [3201]" strokeweight=".5pt">
            <v:textbox>
              <w:txbxContent>
                <w:p w:rsidR="000D75C7" w:rsidRDefault="000D75C7" w:rsidP="00975201">
                  <w:pPr>
                    <w:spacing w:after="0" w:line="240" w:lineRule="auto"/>
                    <w:rPr>
                      <w:rFonts w:ascii="Courier New" w:hAnsi="Courier New" w:cs="Courier New"/>
                    </w:rPr>
                  </w:pPr>
                  <w:r>
                    <w:rPr>
                      <w:rFonts w:ascii="Courier New" w:hAnsi="Courier New" w:cs="Courier New"/>
                      <w:lang w:val="sr-Latn-BA"/>
                    </w:rPr>
                    <w:t>function Student(year)</w:t>
                  </w:r>
                  <w:r>
                    <w:rPr>
                      <w:rFonts w:ascii="Courier New" w:hAnsi="Courier New" w:cs="Courier New"/>
                    </w:rPr>
                    <w:t>{</w:t>
                  </w:r>
                </w:p>
                <w:p w:rsidR="000D75C7" w:rsidRDefault="000D75C7" w:rsidP="00975201">
                  <w:pPr>
                    <w:spacing w:after="0" w:line="240" w:lineRule="auto"/>
                    <w:rPr>
                      <w:rFonts w:ascii="Courier New" w:hAnsi="Courier New" w:cs="Courier New"/>
                    </w:rPr>
                  </w:pPr>
                  <w:r>
                    <w:rPr>
                      <w:rFonts w:ascii="Courier New" w:hAnsi="Courier New" w:cs="Courier New"/>
                    </w:rPr>
                    <w:t xml:space="preserve"> this.year = year;</w:t>
                  </w:r>
                </w:p>
                <w:p w:rsidR="000D75C7" w:rsidRDefault="000D75C7" w:rsidP="00975201">
                  <w:pPr>
                    <w:spacing w:after="0" w:line="240" w:lineRule="auto"/>
                    <w:rPr>
                      <w:rFonts w:ascii="Courier New" w:hAnsi="Courier New" w:cs="Courier New"/>
                    </w:rPr>
                  </w:pPr>
                  <w:r>
                    <w:rPr>
                      <w:rFonts w:ascii="Courier New" w:hAnsi="Courier New" w:cs="Courier New"/>
                    </w:rPr>
                    <w:t xml:space="preserve"> this.nextYear = function() {</w:t>
                  </w:r>
                </w:p>
                <w:p w:rsidR="000D75C7" w:rsidRDefault="000D75C7" w:rsidP="00975201">
                  <w:pPr>
                    <w:spacing w:after="0" w:line="240" w:lineRule="auto"/>
                    <w:rPr>
                      <w:rFonts w:ascii="Courier New" w:hAnsi="Courier New" w:cs="Courier New"/>
                    </w:rPr>
                  </w:pPr>
                  <w:r>
                    <w:rPr>
                      <w:rFonts w:ascii="Courier New" w:hAnsi="Courier New" w:cs="Courier New"/>
                    </w:rPr>
                    <w:t xml:space="preserve">   this.year++;</w:t>
                  </w:r>
                </w:p>
                <w:p w:rsidR="000D75C7" w:rsidRDefault="000D75C7" w:rsidP="00975201">
                  <w:pPr>
                    <w:spacing w:after="0" w:line="240" w:lineRule="auto"/>
                    <w:rPr>
                      <w:rFonts w:ascii="Courier New" w:hAnsi="Courier New" w:cs="Courier New"/>
                    </w:rPr>
                  </w:pPr>
                  <w:r>
                    <w:rPr>
                      <w:rFonts w:ascii="Courier New" w:hAnsi="Courier New" w:cs="Courier New"/>
                    </w:rPr>
                    <w:t xml:space="preserve"> }</w:t>
                  </w:r>
                </w:p>
                <w:p w:rsidR="000D75C7" w:rsidRDefault="000D75C7" w:rsidP="00975201">
                  <w:pPr>
                    <w:spacing w:after="0" w:line="240" w:lineRule="auto"/>
                    <w:rPr>
                      <w:rFonts w:ascii="Courier New" w:hAnsi="Courier New" w:cs="Courier New"/>
                    </w:rPr>
                  </w:pPr>
                  <w:r>
                    <w:rPr>
                      <w:rFonts w:ascii="Courier New" w:hAnsi="Courier New" w:cs="Courier New"/>
                    </w:rPr>
                    <w:t>}</w:t>
                  </w:r>
                </w:p>
                <w:p w:rsidR="000D75C7" w:rsidRDefault="000D75C7" w:rsidP="00975201">
                  <w:pPr>
                    <w:spacing w:after="0" w:line="240" w:lineRule="auto"/>
                    <w:rPr>
                      <w:rFonts w:ascii="Courier New" w:hAnsi="Courier New" w:cs="Courier New"/>
                    </w:rPr>
                  </w:pPr>
                  <w:r>
                    <w:rPr>
                      <w:rFonts w:ascii="Courier New" w:hAnsi="Courier New" w:cs="Courier New"/>
                    </w:rPr>
                    <w:t>var student new Student(2);</w:t>
                  </w:r>
                </w:p>
                <w:p w:rsidR="000D75C7" w:rsidRPr="00B9595F" w:rsidRDefault="000D75C7" w:rsidP="00B9595F">
                  <w:pPr>
                    <w:spacing w:after="0" w:line="240" w:lineRule="auto"/>
                    <w:rPr>
                      <w:rFonts w:ascii="Courier New" w:hAnsi="Courier New" w:cs="Courier New"/>
                    </w:rPr>
                  </w:pPr>
                  <w:r w:rsidRPr="00B9595F">
                    <w:rPr>
                      <w:rFonts w:ascii="Courier New" w:hAnsi="Courier New" w:cs="Courier New"/>
                    </w:rPr>
                    <w:t>setTimeout(s</w:t>
                  </w:r>
                  <w:r>
                    <w:rPr>
                      <w:rFonts w:ascii="Courier New" w:hAnsi="Courier New" w:cs="Courier New"/>
                    </w:rPr>
                    <w:t>tudent</w:t>
                  </w:r>
                  <w:r w:rsidRPr="00B9595F">
                    <w:rPr>
                      <w:rFonts w:ascii="Courier New" w:hAnsi="Courier New" w:cs="Courier New"/>
                    </w:rPr>
                    <w:t>.next,1000);</w:t>
                  </w:r>
                </w:p>
                <w:p w:rsidR="000D75C7" w:rsidRDefault="000D75C7" w:rsidP="00B9595F">
                  <w:pPr>
                    <w:spacing w:after="0" w:line="240" w:lineRule="auto"/>
                    <w:rPr>
                      <w:rFonts w:ascii="Courier New" w:hAnsi="Courier New" w:cs="Courier New"/>
                    </w:rPr>
                  </w:pPr>
                  <w:r w:rsidRPr="00B9595F">
                    <w:rPr>
                      <w:rFonts w:ascii="Courier New" w:hAnsi="Courier New" w:cs="Courier New"/>
                    </w:rPr>
                    <w:t>setTimeout(function() { console.log(s</w:t>
                  </w:r>
                  <w:r>
                    <w:rPr>
                      <w:rFonts w:ascii="Courier New" w:hAnsi="Courier New" w:cs="Courier New"/>
                    </w:rPr>
                    <w:t>tudent</w:t>
                  </w:r>
                  <w:r w:rsidRPr="00B9595F">
                    <w:rPr>
                      <w:rFonts w:ascii="Courier New" w:hAnsi="Courier New" w:cs="Courier New"/>
                    </w:rPr>
                    <w:t>.year); },2000);</w:t>
                  </w:r>
                </w:p>
                <w:p w:rsidR="000D75C7" w:rsidRDefault="000D75C7" w:rsidP="00B9595F">
                  <w:pPr>
                    <w:spacing w:after="0" w:line="240" w:lineRule="auto"/>
                    <w:rPr>
                      <w:rFonts w:ascii="Courier New" w:hAnsi="Courier New" w:cs="Courier New"/>
                    </w:rPr>
                  </w:pPr>
                </w:p>
              </w:txbxContent>
            </v:textbox>
          </v:shape>
        </w:pict>
      </w: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975201" w:rsidRDefault="00975201" w:rsidP="00A20D00">
      <w:pPr>
        <w:spacing w:after="0"/>
        <w:jc w:val="both"/>
        <w:rPr>
          <w:rFonts w:ascii="Times New Roman" w:hAnsi="Times New Roman" w:cs="Times New Roman"/>
          <w:sz w:val="24"/>
          <w:szCs w:val="24"/>
          <w:lang w:val="sr-Latn-BA"/>
        </w:rPr>
      </w:pPr>
    </w:p>
    <w:p w:rsidR="001F7255" w:rsidRPr="001F7255" w:rsidRDefault="001F7255" w:rsidP="001F7255">
      <w:pPr>
        <w:spacing w:after="0"/>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Ovaj nedostatak se može riješiti upotrebom </w:t>
      </w:r>
      <w:r>
        <w:rPr>
          <w:rFonts w:ascii="Times New Roman" w:hAnsi="Times New Roman" w:cs="Times New Roman"/>
          <w:i/>
          <w:sz w:val="24"/>
          <w:szCs w:val="24"/>
          <w:lang w:val="sr-Latn-BA"/>
        </w:rPr>
        <w:t>arrow</w:t>
      </w:r>
      <w:r>
        <w:rPr>
          <w:rFonts w:ascii="Times New Roman" w:hAnsi="Times New Roman" w:cs="Times New Roman"/>
          <w:sz w:val="24"/>
          <w:szCs w:val="24"/>
          <w:lang w:val="sr-Latn-BA"/>
        </w:rPr>
        <w:t xml:space="preserve"> funkcije,</w:t>
      </w:r>
      <w:r w:rsidR="00FD3A7D">
        <w:rPr>
          <w:rFonts w:ascii="Times New Roman" w:hAnsi="Times New Roman" w:cs="Times New Roman"/>
          <w:sz w:val="24"/>
          <w:szCs w:val="24"/>
          <w:lang w:val="sr-Latn-BA"/>
        </w:rPr>
        <w:t xml:space="preserve"> pa će rezultat ispisa biti 3,</w:t>
      </w:r>
      <w:r>
        <w:rPr>
          <w:rFonts w:ascii="Times New Roman" w:hAnsi="Times New Roman" w:cs="Times New Roman"/>
          <w:sz w:val="24"/>
          <w:szCs w:val="24"/>
          <w:lang w:val="sr-Latn-BA"/>
        </w:rPr>
        <w:t xml:space="preserve"> primjer je prikazan na Slici 6.6</w:t>
      </w:r>
    </w:p>
    <w:p w:rsidR="001F7255" w:rsidRDefault="001F7255" w:rsidP="00A20D00">
      <w:pPr>
        <w:spacing w:after="0"/>
        <w:jc w:val="both"/>
        <w:rPr>
          <w:rFonts w:ascii="Times New Roman" w:hAnsi="Times New Roman" w:cs="Times New Roman"/>
          <w:sz w:val="24"/>
          <w:szCs w:val="24"/>
          <w:lang w:val="sr-Latn-BA"/>
        </w:rPr>
      </w:pPr>
    </w:p>
    <w:p w:rsidR="001F7255" w:rsidRDefault="0010006C" w:rsidP="00A20D00">
      <w:pPr>
        <w:spacing w:after="0"/>
        <w:jc w:val="both"/>
        <w:rPr>
          <w:rFonts w:ascii="Times New Roman" w:hAnsi="Times New Roman" w:cs="Times New Roman"/>
          <w:sz w:val="24"/>
          <w:szCs w:val="24"/>
          <w:lang w:val="sr-Latn-BA"/>
        </w:rPr>
      </w:pPr>
      <w:r>
        <w:rPr>
          <w:noProof/>
        </w:rPr>
        <w:pict>
          <v:shape id="Text Box 95" o:spid="_x0000_s1068" type="#_x0000_t202" style="position:absolute;left:0;text-align:left;margin-left:.65pt;margin-top:128.1pt;width:450pt;height:.0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" stroked="f">
            <v:textbox style="mso-fit-shape-to-text:t" inset="0,0,0,0">
              <w:txbxContent>
                <w:p w:rsidR="000D75C7" w:rsidRPr="00FD3A7D" w:rsidRDefault="000D75C7" w:rsidP="00FD3A7D">
                  <w:pPr>
                    <w:pStyle w:val="Caption"/>
                    <w:jc w:val="center"/>
                    <w:rPr>
                      <w:rFonts w:ascii="Times New Roman" w:hAnsi="Times New Roman" w:cs="Times New Roman"/>
                      <w:i/>
                      <w:noProof/>
                      <w:sz w:val="24"/>
                      <w:szCs w:val="24"/>
                    </w:rPr>
                  </w:pPr>
                  <w:r w:rsidRPr="00FD3A7D">
                    <w:rPr>
                      <w:i/>
                    </w:rPr>
                    <w:t>Slika 6.6</w:t>
                  </w:r>
                </w:p>
              </w:txbxContent>
            </v:textbox>
          </v:shape>
        </w:pict>
      </w:r>
      <w:r>
        <w:rPr>
          <w:rFonts w:ascii="Times New Roman" w:hAnsi="Times New Roman" w:cs="Times New Roman"/>
          <w:noProof/>
          <w:sz w:val="24"/>
          <w:szCs w:val="24"/>
        </w:rPr>
        <w:pict>
          <v:shape id="Text Box 94" o:spid="_x0000_s1069" type="#_x0000_t202" style="position:absolute;left:0;text-align:left;margin-left:.7pt;margin-top:0;width:450pt;height:123.6pt;z-index:2517473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" fillcolor="white [3201]" strokeweight=".5pt">
            <v:textbox>
              <w:txbxContent>
                <w:p w:rsidR="000D75C7" w:rsidRDefault="000D75C7" w:rsidP="001F7255">
                  <w:pPr>
                    <w:spacing w:after="0" w:line="240" w:lineRule="auto"/>
                    <w:rPr>
                      <w:rFonts w:ascii="Courier New" w:hAnsi="Courier New" w:cs="Courier New"/>
                    </w:rPr>
                  </w:pPr>
                  <w:r>
                    <w:rPr>
                      <w:rFonts w:ascii="Courier New" w:hAnsi="Courier New" w:cs="Courier New"/>
                      <w:lang w:val="sr-Latn-BA"/>
                    </w:rPr>
                    <w:t>function Student(year)</w:t>
                  </w:r>
                  <w:r>
                    <w:rPr>
                      <w:rFonts w:ascii="Courier New" w:hAnsi="Courier New" w:cs="Courier New"/>
                    </w:rPr>
                    <w:t>{</w:t>
                  </w:r>
                </w:p>
                <w:p w:rsidR="000D75C7" w:rsidRDefault="000D75C7" w:rsidP="001F7255">
                  <w:pPr>
                    <w:spacing w:after="0" w:line="240" w:lineRule="auto"/>
                    <w:rPr>
                      <w:rFonts w:ascii="Courier New" w:hAnsi="Courier New" w:cs="Courier New"/>
                    </w:rPr>
                  </w:pPr>
                  <w:r>
                    <w:rPr>
                      <w:rFonts w:ascii="Courier New" w:hAnsi="Courier New" w:cs="Courier New"/>
                    </w:rPr>
                    <w:t xml:space="preserve"> this.year = year;</w:t>
                  </w:r>
                </w:p>
                <w:p w:rsidR="000D75C7" w:rsidRDefault="000D75C7" w:rsidP="001F7255">
                  <w:pPr>
                    <w:spacing w:after="0" w:line="240" w:lineRule="auto"/>
                    <w:rPr>
                      <w:rFonts w:ascii="Courier New" w:hAnsi="Courier New" w:cs="Courier New"/>
                    </w:rPr>
                  </w:pPr>
                  <w:r>
                    <w:rPr>
                      <w:rFonts w:ascii="Courier New" w:hAnsi="Courier New" w:cs="Courier New"/>
                    </w:rPr>
                    <w:t xml:space="preserve"> this.nextYear = () =&gt; {</w:t>
                  </w:r>
                </w:p>
                <w:p w:rsidR="000D75C7" w:rsidRDefault="000D75C7" w:rsidP="001F7255">
                  <w:pPr>
                    <w:spacing w:after="0" w:line="240" w:lineRule="auto"/>
                    <w:rPr>
                      <w:rFonts w:ascii="Courier New" w:hAnsi="Courier New" w:cs="Courier New"/>
                    </w:rPr>
                  </w:pPr>
                  <w:r>
                    <w:rPr>
                      <w:rFonts w:ascii="Courier New" w:hAnsi="Courier New" w:cs="Courier New"/>
                    </w:rPr>
                    <w:t xml:space="preserve">   this.year++;</w:t>
                  </w:r>
                </w:p>
                <w:p w:rsidR="000D75C7" w:rsidRDefault="000D75C7" w:rsidP="001F7255">
                  <w:pPr>
                    <w:spacing w:after="0" w:line="240" w:lineRule="auto"/>
                    <w:rPr>
                      <w:rFonts w:ascii="Courier New" w:hAnsi="Courier New" w:cs="Courier New"/>
                    </w:rPr>
                  </w:pPr>
                  <w:r>
                    <w:rPr>
                      <w:rFonts w:ascii="Courier New" w:hAnsi="Courier New" w:cs="Courier New"/>
                    </w:rPr>
                    <w:t xml:space="preserve"> }</w:t>
                  </w:r>
                </w:p>
                <w:p w:rsidR="000D75C7" w:rsidRDefault="000D75C7" w:rsidP="001F7255">
                  <w:pPr>
                    <w:spacing w:after="0" w:line="240" w:lineRule="auto"/>
                    <w:rPr>
                      <w:rFonts w:ascii="Courier New" w:hAnsi="Courier New" w:cs="Courier New"/>
                    </w:rPr>
                  </w:pPr>
                  <w:r>
                    <w:rPr>
                      <w:rFonts w:ascii="Courier New" w:hAnsi="Courier New" w:cs="Courier New"/>
                    </w:rPr>
                    <w:t>}</w:t>
                  </w:r>
                </w:p>
                <w:p w:rsidR="000D75C7" w:rsidRDefault="000D75C7" w:rsidP="001F7255">
                  <w:pPr>
                    <w:spacing w:after="0" w:line="240" w:lineRule="auto"/>
                    <w:rPr>
                      <w:rFonts w:ascii="Courier New" w:hAnsi="Courier New" w:cs="Courier New"/>
                    </w:rPr>
                  </w:pPr>
                  <w:r>
                    <w:rPr>
                      <w:rFonts w:ascii="Courier New" w:hAnsi="Courier New" w:cs="Courier New"/>
                    </w:rPr>
                    <w:t>var student new Student(2);</w:t>
                  </w:r>
                </w:p>
                <w:p w:rsidR="000D75C7" w:rsidRPr="00B9595F" w:rsidRDefault="000D75C7" w:rsidP="001F7255">
                  <w:pPr>
                    <w:spacing w:after="0" w:line="240" w:lineRule="auto"/>
                    <w:rPr>
                      <w:rFonts w:ascii="Courier New" w:hAnsi="Courier New" w:cs="Courier New"/>
                    </w:rPr>
                  </w:pPr>
                  <w:r w:rsidRPr="00B9595F">
                    <w:rPr>
                      <w:rFonts w:ascii="Courier New" w:hAnsi="Courier New" w:cs="Courier New"/>
                    </w:rPr>
                    <w:t>setTimeout(s</w:t>
                  </w:r>
                  <w:r>
                    <w:rPr>
                      <w:rFonts w:ascii="Courier New" w:hAnsi="Courier New" w:cs="Courier New"/>
                    </w:rPr>
                    <w:t>tudent</w:t>
                  </w:r>
                  <w:r w:rsidRPr="00B9595F">
                    <w:rPr>
                      <w:rFonts w:ascii="Courier New" w:hAnsi="Courier New" w:cs="Courier New"/>
                    </w:rPr>
                    <w:t>.next,1000);</w:t>
                  </w:r>
                </w:p>
                <w:p w:rsidR="000D75C7" w:rsidRDefault="000D75C7" w:rsidP="001F7255">
                  <w:pPr>
                    <w:spacing w:after="0" w:line="240" w:lineRule="auto"/>
                    <w:rPr>
                      <w:rFonts w:ascii="Courier New" w:hAnsi="Courier New" w:cs="Courier New"/>
                    </w:rPr>
                  </w:pPr>
                  <w:r w:rsidRPr="00B9595F">
                    <w:rPr>
                      <w:rFonts w:ascii="Courier New" w:hAnsi="Courier New" w:cs="Courier New"/>
                    </w:rPr>
                    <w:t>setTimeout(function() { console.log(s</w:t>
                  </w:r>
                  <w:r>
                    <w:rPr>
                      <w:rFonts w:ascii="Courier New" w:hAnsi="Courier New" w:cs="Courier New"/>
                    </w:rPr>
                    <w:t>tudent</w:t>
                  </w:r>
                  <w:r w:rsidRPr="00B9595F">
                    <w:rPr>
                      <w:rFonts w:ascii="Courier New" w:hAnsi="Courier New" w:cs="Courier New"/>
                    </w:rPr>
                    <w:t>.year); },2000);</w:t>
                  </w:r>
                </w:p>
                <w:p w:rsidR="000D75C7" w:rsidRDefault="000D75C7"/>
              </w:txbxContent>
            </v:textbox>
          </v:shape>
        </w:pict>
      </w:r>
    </w:p>
    <w:p w:rsidR="001F7255" w:rsidRDefault="001F7255" w:rsidP="00A20D00">
      <w:pPr>
        <w:spacing w:after="0"/>
        <w:jc w:val="both"/>
        <w:rPr>
          <w:rFonts w:ascii="Times New Roman" w:hAnsi="Times New Roman" w:cs="Times New Roman"/>
          <w:sz w:val="24"/>
          <w:szCs w:val="24"/>
          <w:lang w:val="sr-Latn-BA"/>
        </w:rPr>
      </w:pPr>
    </w:p>
    <w:p w:rsidR="001F7255" w:rsidRDefault="001F7255" w:rsidP="00A20D00">
      <w:pPr>
        <w:spacing w:after="0"/>
        <w:jc w:val="both"/>
        <w:rPr>
          <w:rFonts w:ascii="Times New Roman" w:hAnsi="Times New Roman" w:cs="Times New Roman"/>
          <w:sz w:val="24"/>
          <w:szCs w:val="24"/>
          <w:lang w:val="sr-Latn-BA"/>
        </w:rPr>
      </w:pPr>
    </w:p>
    <w:p w:rsidR="001F7255" w:rsidRDefault="001F7255" w:rsidP="00A20D00">
      <w:pPr>
        <w:spacing w:after="0"/>
        <w:jc w:val="both"/>
        <w:rPr>
          <w:rFonts w:ascii="Times New Roman" w:hAnsi="Times New Roman" w:cs="Times New Roman"/>
          <w:sz w:val="24"/>
          <w:szCs w:val="24"/>
          <w:lang w:val="sr-Latn-BA"/>
        </w:rPr>
      </w:pPr>
    </w:p>
    <w:p w:rsidR="001F7255" w:rsidRDefault="001F7255" w:rsidP="00A20D00">
      <w:pPr>
        <w:spacing w:after="0"/>
        <w:jc w:val="both"/>
        <w:rPr>
          <w:rFonts w:ascii="Times New Roman" w:hAnsi="Times New Roman" w:cs="Times New Roman"/>
          <w:sz w:val="24"/>
          <w:szCs w:val="24"/>
          <w:lang w:val="sr-Latn-BA"/>
        </w:rPr>
      </w:pPr>
    </w:p>
    <w:p w:rsidR="00975201" w:rsidRPr="00DD09EC" w:rsidRDefault="00975201" w:rsidP="00A20D00">
      <w:pPr>
        <w:spacing w:after="0"/>
        <w:jc w:val="both"/>
        <w:rPr>
          <w:rFonts w:ascii="Times New Roman" w:hAnsi="Times New Roman" w:cs="Times New Roman"/>
          <w:sz w:val="24"/>
          <w:szCs w:val="24"/>
          <w:lang w:val="sr-Latn-BA"/>
        </w:rPr>
      </w:pPr>
    </w:p>
    <w:p w:rsidR="00DD09EC" w:rsidRDefault="00DD09EC" w:rsidP="00A20D00">
      <w:pPr>
        <w:spacing w:after="0"/>
        <w:jc w:val="both"/>
        <w:rPr>
          <w:rFonts w:ascii="Times New Roman" w:hAnsi="Times New Roman" w:cs="Times New Roman"/>
          <w:sz w:val="24"/>
          <w:szCs w:val="24"/>
        </w:rPr>
      </w:pPr>
      <w:r>
        <w:rPr>
          <w:rFonts w:ascii="Times New Roman" w:hAnsi="Times New Roman" w:cs="Times New Roman"/>
          <w:sz w:val="24"/>
          <w:szCs w:val="24"/>
        </w:rPr>
        <w:tab/>
      </w:r>
    </w:p>
    <w:p w:rsidR="001F7255" w:rsidRDefault="001F7255" w:rsidP="00A20D00">
      <w:pPr>
        <w:spacing w:after="0"/>
        <w:jc w:val="both"/>
        <w:rPr>
          <w:rFonts w:ascii="Times New Roman" w:hAnsi="Times New Roman" w:cs="Times New Roman"/>
          <w:sz w:val="24"/>
          <w:szCs w:val="24"/>
        </w:rPr>
      </w:pPr>
    </w:p>
    <w:p w:rsidR="001F7255" w:rsidRDefault="001F7255" w:rsidP="00A20D00">
      <w:pPr>
        <w:spacing w:after="0"/>
        <w:jc w:val="both"/>
        <w:rPr>
          <w:rFonts w:ascii="Times New Roman" w:hAnsi="Times New Roman" w:cs="Times New Roman"/>
          <w:sz w:val="24"/>
          <w:szCs w:val="24"/>
        </w:rPr>
      </w:pPr>
    </w:p>
    <w:p w:rsidR="001F7255" w:rsidRDefault="001F7255" w:rsidP="00A20D00">
      <w:pPr>
        <w:spacing w:after="0"/>
        <w:jc w:val="both"/>
        <w:rPr>
          <w:rFonts w:ascii="Times New Roman" w:hAnsi="Times New Roman" w:cs="Times New Roman"/>
          <w:sz w:val="24"/>
          <w:szCs w:val="24"/>
        </w:rPr>
      </w:pPr>
    </w:p>
    <w:p w:rsidR="00FD3A7D" w:rsidRDefault="00FD3A7D" w:rsidP="002A7F55">
      <w:pPr>
        <w:spacing w:after="0" w:line="240" w:lineRule="auto"/>
        <w:jc w:val="both"/>
        <w:rPr>
          <w:rFonts w:ascii="Times New Roman" w:hAnsi="Times New Roman" w:cs="Times New Roman"/>
          <w:sz w:val="24"/>
          <w:szCs w:val="24"/>
        </w:rPr>
      </w:pPr>
    </w:p>
    <w:p w:rsidR="00A20D00" w:rsidRDefault="00A20D00" w:rsidP="002A7F55">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Interfejsi – Jedno od osnovnih </w:t>
      </w:r>
      <w:r w:rsidRPr="002A595F">
        <w:rPr>
          <w:rFonts w:ascii="Times New Roman" w:hAnsi="Times New Roman" w:cs="Times New Roman"/>
          <w:i/>
          <w:sz w:val="24"/>
          <w:szCs w:val="24"/>
        </w:rPr>
        <w:t>TypeScript</w:t>
      </w:r>
      <w:r>
        <w:rPr>
          <w:rFonts w:ascii="Times New Roman" w:hAnsi="Times New Roman" w:cs="Times New Roman"/>
          <w:sz w:val="24"/>
          <w:szCs w:val="24"/>
        </w:rPr>
        <w:t xml:space="preserve"> principa je da se provjera tipova fokusira na oblik koji vrijednosti imaju. U </w:t>
      </w:r>
      <w:r w:rsidRPr="002A595F">
        <w:rPr>
          <w:rFonts w:ascii="Times New Roman" w:hAnsi="Times New Roman" w:cs="Times New Roman"/>
          <w:i/>
          <w:sz w:val="24"/>
          <w:szCs w:val="24"/>
        </w:rPr>
        <w:t>TypeScript</w:t>
      </w:r>
      <w:r>
        <w:rPr>
          <w:rFonts w:ascii="Times New Roman" w:hAnsi="Times New Roman" w:cs="Times New Roman"/>
          <w:sz w:val="24"/>
          <w:szCs w:val="24"/>
        </w:rPr>
        <w:t>-u, interfejsi ispunjavaju ovaj princip. Na Slici 6.5 je prikazano kreiranje interfejsa:</w:t>
      </w:r>
    </w:p>
    <w:p w:rsidR="00A20D00"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pict>
          <v:shape id="Text Box 41" o:spid="_x0000_s1070" type="#_x0000_t202" style="position:absolute;left:0;text-align:left;margin-left:.75pt;margin-top:13.5pt;width:450pt;height:113.9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interface Student {</w:t>
                  </w:r>
                </w:p>
                <w:p w:rsidR="000D75C7" w:rsidRDefault="000D75C7" w:rsidP="00A20D00">
                  <w:pPr>
                    <w:spacing w:after="0" w:line="240" w:lineRule="auto"/>
                    <w:rPr>
                      <w:rFonts w:ascii="Courier New" w:hAnsi="Courier New" w:cs="Courier New"/>
                    </w:rPr>
                  </w:pPr>
                  <w:r>
                    <w:rPr>
                      <w:rFonts w:ascii="Courier New" w:hAnsi="Courier New" w:cs="Courier New"/>
                    </w:rPr>
                    <w:tab/>
                    <w:t>name: string</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function printName(obj: Student){</w:t>
                  </w:r>
                </w:p>
                <w:p w:rsidR="000D75C7" w:rsidRDefault="000D75C7" w:rsidP="00A20D00">
                  <w:pPr>
                    <w:spacing w:after="0" w:line="240" w:lineRule="auto"/>
                    <w:rPr>
                      <w:rFonts w:ascii="Courier New" w:hAnsi="Courier New" w:cs="Courier New"/>
                    </w:rPr>
                  </w:pPr>
                  <w:r>
                    <w:rPr>
                      <w:rFonts w:ascii="Courier New" w:hAnsi="Courier New" w:cs="Courier New"/>
                    </w:rPr>
                    <w:tab/>
                    <w:t>console.log(obj.name);</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let student = {year: 4, name: “Mark”};</w:t>
                  </w:r>
                </w:p>
                <w:p w:rsidR="000D75C7" w:rsidRPr="003E4879" w:rsidRDefault="000D75C7" w:rsidP="00A20D00">
                  <w:pPr>
                    <w:spacing w:after="0" w:line="240" w:lineRule="auto"/>
                    <w:rPr>
                      <w:rFonts w:ascii="Courier New" w:hAnsi="Courier New" w:cs="Courier New"/>
                    </w:rPr>
                  </w:pPr>
                  <w:r>
                    <w:rPr>
                      <w:rFonts w:ascii="Courier New" w:hAnsi="Courier New" w:cs="Courier New"/>
                    </w:rPr>
                    <w:t>printName(student);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r>
        <w:rPr>
          <w:rFonts w:ascii="Times New Roman" w:hAnsi="Times New Roman" w:cs="Times New Roman"/>
          <w:sz w:val="24"/>
          <w:szCs w:val="24"/>
        </w:rPr>
        <w:tab/>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36" o:spid="_x0000_s1071" type="#_x0000_t202" style="position:absolute;left:0;text-align:left;margin-left:.75pt;margin-top:.2pt;width:450pt;height:20.35pt;z-index:2516971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sz w:val="24"/>
                      <w:szCs w:val="24"/>
                    </w:rPr>
                  </w:pPr>
                  <w:r w:rsidRPr="009E4C93">
                    <w:rPr>
                      <w:rFonts w:ascii="Times New Roman" w:hAnsi="Times New Roman" w:cs="Times New Roman"/>
                      <w:i/>
                    </w:rPr>
                    <w:t>Slika 6.5</w:t>
                  </w:r>
                  <w:r>
                    <w:rPr>
                      <w:rFonts w:ascii="Times New Roman" w:hAnsi="Times New Roman" w:cs="Times New Roman"/>
                      <w:i/>
                    </w:rPr>
                    <w:t xml:space="preserve"> – Primjer kreiranja interfejsa u TypeScript-u</w:t>
                  </w:r>
                </w:p>
              </w:txbxContent>
            </v:textbox>
          </v:shape>
        </w:pict>
      </w:r>
    </w:p>
    <w:p w:rsidR="00A20D00" w:rsidRDefault="00A20D00" w:rsidP="002A7F55">
      <w:pPr>
        <w:spacing w:after="0" w:line="240" w:lineRule="auto"/>
        <w:jc w:val="both"/>
        <w:rPr>
          <w:rFonts w:ascii="Times New Roman" w:hAnsi="Times New Roman" w:cs="Times New Roman"/>
          <w:sz w:val="24"/>
          <w:szCs w:val="24"/>
        </w:rPr>
      </w:pPr>
    </w:p>
    <w:p w:rsidR="00A20D00" w:rsidRDefault="00A20D00" w:rsidP="002A7F55">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Možemo primjetiti da objekat koji se prosljeđuje funkciji </w:t>
      </w:r>
      <w:r w:rsidRPr="00CF0046">
        <w:rPr>
          <w:rFonts w:ascii="Times New Roman" w:hAnsi="Times New Roman" w:cs="Times New Roman"/>
          <w:i/>
          <w:sz w:val="24"/>
          <w:szCs w:val="24"/>
        </w:rPr>
        <w:t>printName</w:t>
      </w:r>
      <w:r>
        <w:rPr>
          <w:rFonts w:ascii="Times New Roman" w:hAnsi="Times New Roman" w:cs="Times New Roman"/>
          <w:i/>
          <w:sz w:val="24"/>
          <w:szCs w:val="24"/>
        </w:rPr>
        <w:t xml:space="preserve"> </w:t>
      </w:r>
      <w:r>
        <w:rPr>
          <w:rFonts w:ascii="Times New Roman" w:hAnsi="Times New Roman" w:cs="Times New Roman"/>
          <w:sz w:val="24"/>
          <w:szCs w:val="24"/>
        </w:rPr>
        <w:t xml:space="preserve">ne implementira interfejs Student. Objekat ima atribut </w:t>
      </w:r>
      <w:r w:rsidRPr="0042016C">
        <w:rPr>
          <w:rFonts w:ascii="Times New Roman" w:hAnsi="Times New Roman" w:cs="Times New Roman"/>
          <w:i/>
          <w:sz w:val="24"/>
          <w:szCs w:val="24"/>
        </w:rPr>
        <w:t>name</w:t>
      </w:r>
      <w:r>
        <w:rPr>
          <w:rFonts w:ascii="Times New Roman" w:hAnsi="Times New Roman" w:cs="Times New Roman"/>
          <w:sz w:val="24"/>
          <w:szCs w:val="24"/>
        </w:rPr>
        <w:t xml:space="preserve"> čime je zadovoljen zahtjev interfejsa. Takođe, redoslijed kojim svojstva dolaze nije bitan, bitno je da su svojstva koja interfejs zahtjeva prisutna i da imaju zahtjevani tip. </w:t>
      </w:r>
    </w:p>
    <w:p w:rsidR="00A20D00" w:rsidRDefault="00A20D00" w:rsidP="002A7F55">
      <w:pPr>
        <w:spacing w:after="0" w:line="240" w:lineRule="auto"/>
        <w:jc w:val="both"/>
        <w:rPr>
          <w:rFonts w:ascii="Times New Roman" w:hAnsi="Times New Roman" w:cs="Times New Roman"/>
          <w:sz w:val="24"/>
          <w:szCs w:val="24"/>
        </w:rPr>
      </w:pPr>
    </w:p>
    <w:p w:rsidR="00A20D00" w:rsidRDefault="00A20D00" w:rsidP="002A7F5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Moduli – Slično kao što je opisano u Node.js-u i </w:t>
      </w:r>
      <w:r w:rsidRPr="002A595F">
        <w:rPr>
          <w:rFonts w:ascii="Times New Roman" w:hAnsi="Times New Roman" w:cs="Times New Roman"/>
          <w:i/>
          <w:sz w:val="24"/>
          <w:szCs w:val="24"/>
        </w:rPr>
        <w:t>TypeScript</w:t>
      </w:r>
      <w:r>
        <w:rPr>
          <w:rFonts w:ascii="Times New Roman" w:hAnsi="Times New Roman" w:cs="Times New Roman"/>
          <w:sz w:val="24"/>
          <w:szCs w:val="24"/>
        </w:rPr>
        <w:t xml:space="preserve"> koristi module. Moduli se izvršavaju u okviru svog opsega, osim ukoliko su eksplicitno izvezeni pomoću </w:t>
      </w:r>
      <w:r w:rsidRPr="009C2546">
        <w:rPr>
          <w:rFonts w:ascii="Times New Roman" w:hAnsi="Times New Roman" w:cs="Times New Roman"/>
          <w:i/>
          <w:sz w:val="24"/>
          <w:szCs w:val="24"/>
        </w:rPr>
        <w:t>export</w:t>
      </w:r>
      <w:r>
        <w:rPr>
          <w:rFonts w:ascii="Times New Roman" w:hAnsi="Times New Roman" w:cs="Times New Roman"/>
          <w:i/>
          <w:sz w:val="24"/>
          <w:szCs w:val="24"/>
        </w:rPr>
        <w:t xml:space="preserve"> </w:t>
      </w:r>
      <w:r>
        <w:rPr>
          <w:rFonts w:ascii="Times New Roman" w:hAnsi="Times New Roman" w:cs="Times New Roman"/>
          <w:sz w:val="24"/>
          <w:szCs w:val="24"/>
        </w:rPr>
        <w:t xml:space="preserve">forme. Pored toga, kako bi se moduo mogao negdje koristiti mora biti uvezen pomoću odgovarajuće </w:t>
      </w:r>
      <w:r w:rsidRPr="00236F84">
        <w:rPr>
          <w:rFonts w:ascii="Times New Roman" w:hAnsi="Times New Roman" w:cs="Times New Roman"/>
          <w:i/>
          <w:sz w:val="24"/>
          <w:szCs w:val="24"/>
        </w:rPr>
        <w:t>import</w:t>
      </w:r>
      <w:r>
        <w:rPr>
          <w:rFonts w:ascii="Times New Roman" w:hAnsi="Times New Roman" w:cs="Times New Roman"/>
          <w:sz w:val="24"/>
          <w:szCs w:val="24"/>
        </w:rPr>
        <w:t xml:space="preserve"> forme. Na Slici 6</w:t>
      </w:r>
      <w:r w:rsidR="001C5914">
        <w:rPr>
          <w:rFonts w:ascii="Times New Roman" w:hAnsi="Times New Roman" w:cs="Times New Roman"/>
          <w:sz w:val="24"/>
          <w:szCs w:val="24"/>
        </w:rPr>
        <w:t>.6 je primjer korištenja modula.</w:t>
      </w:r>
    </w:p>
    <w:p w:rsidR="00A20D00" w:rsidRPr="009C2546"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lastRenderedPageBreak/>
        <w:pict>
          <v:shape id="Text Box 43" o:spid="_x0000_s1072" type="#_x0000_t202" style="position:absolute;left:0;text-align:left;margin-left:.75pt;margin-top:6pt;width:450pt;height:187.2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//student.ts</w:t>
                  </w:r>
                </w:p>
                <w:p w:rsidR="000D75C7" w:rsidRDefault="000D75C7" w:rsidP="00A20D00">
                  <w:pPr>
                    <w:spacing w:after="0" w:line="240" w:lineRule="auto"/>
                    <w:rPr>
                      <w:rFonts w:ascii="Courier New" w:hAnsi="Courier New" w:cs="Courier New"/>
                    </w:rPr>
                  </w:pPr>
                  <w:r>
                    <w:rPr>
                      <w:rFonts w:ascii="Courier New" w:hAnsi="Courier New" w:cs="Courier New"/>
                      <w:lang w:val="sr-Latn-BA"/>
                    </w:rPr>
                    <w:t>export class Student</w:t>
                  </w: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ab/>
                    <w:t>firstName: string;</w:t>
                  </w:r>
                </w:p>
                <w:p w:rsidR="000D75C7" w:rsidRDefault="000D75C7" w:rsidP="00A20D00">
                  <w:pPr>
                    <w:spacing w:after="0" w:line="240" w:lineRule="auto"/>
                    <w:rPr>
                      <w:rFonts w:ascii="Courier New" w:hAnsi="Courier New" w:cs="Courier New"/>
                    </w:rPr>
                  </w:pPr>
                  <w:r>
                    <w:rPr>
                      <w:rFonts w:ascii="Courier New" w:hAnsi="Courier New" w:cs="Courier New"/>
                    </w:rPr>
                    <w:tab/>
                    <w:t>lastName: string;</w:t>
                  </w:r>
                </w:p>
                <w:p w:rsidR="000D75C7" w:rsidRDefault="000D75C7" w:rsidP="00A20D00">
                  <w:pPr>
                    <w:spacing w:after="0" w:line="240" w:lineRule="auto"/>
                    <w:ind w:firstLine="720"/>
                    <w:rPr>
                      <w:rFonts w:ascii="Courier New" w:hAnsi="Courier New" w:cs="Courier New"/>
                    </w:rPr>
                  </w:pPr>
                  <w:r>
                    <w:rPr>
                      <w:rFonts w:ascii="Courier New" w:hAnsi="Courier New" w:cs="Courier New"/>
                    </w:rPr>
                    <w:t>constructor(firstName: string, lastName: lastName){</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this.firstName = firstName;</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this.lastName = lastName;</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 home.ts</w:t>
                  </w:r>
                </w:p>
                <w:p w:rsidR="000D75C7" w:rsidRDefault="000D75C7" w:rsidP="00A20D00">
                  <w:pPr>
                    <w:spacing w:after="0" w:line="240" w:lineRule="auto"/>
                    <w:rPr>
                      <w:rFonts w:ascii="Courier New" w:hAnsi="Courier New" w:cs="Courier New"/>
                    </w:rPr>
                  </w:pPr>
                  <w:r>
                    <w:rPr>
                      <w:rFonts w:ascii="Courier New" w:hAnsi="Courier New" w:cs="Courier New"/>
                    </w:rPr>
                    <w:t>import {Student} from ‘./../student’;</w:t>
                  </w:r>
                </w:p>
                <w:p w:rsidR="000D75C7" w:rsidRPr="00246FE0" w:rsidRDefault="000D75C7" w:rsidP="00A20D00">
                  <w:pPr>
                    <w:spacing w:after="0" w:line="240" w:lineRule="auto"/>
                    <w:rPr>
                      <w:rFonts w:ascii="Courier New" w:hAnsi="Courier New" w:cs="Courier New"/>
                    </w:rPr>
                  </w:pPr>
                  <w:r>
                    <w:rPr>
                      <w:rFonts w:ascii="Courier New" w:hAnsi="Courier New" w:cs="Courier New"/>
                    </w:rPr>
                    <w:t>let student = new Student(“Marko”, “Markovi</w:t>
                  </w:r>
                  <w:r>
                    <w:rPr>
                      <w:rFonts w:ascii="Courier New" w:hAnsi="Courier New" w:cs="Courier New"/>
                      <w:lang w:val="sr-Latn-BA"/>
                    </w:rPr>
                    <w:t>ć</w:t>
                  </w:r>
                  <w:r>
                    <w:rPr>
                      <w:rFonts w:ascii="Courier New" w:hAnsi="Courier New" w:cs="Courier New"/>
                    </w:rPr>
                    <w: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42" o:spid="_x0000_s1073" type="#_x0000_t202" style="position:absolute;left:0;text-align:left;margin-left:.75pt;margin-top:49.2pt;width:444pt;height:20.35pt;z-index:2516992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sz w:val="24"/>
                      <w:szCs w:val="24"/>
                    </w:rPr>
                  </w:pPr>
                  <w:r w:rsidRPr="009E4C93">
                    <w:rPr>
                      <w:rFonts w:ascii="Times New Roman" w:hAnsi="Times New Roman" w:cs="Times New Roman"/>
                      <w:i/>
                    </w:rPr>
                    <w:t>Slika 6.6</w:t>
                  </w:r>
                  <w:r>
                    <w:rPr>
                      <w:rFonts w:ascii="Times New Roman" w:hAnsi="Times New Roman" w:cs="Times New Roman"/>
                      <w:i/>
                    </w:rPr>
                    <w:t xml:space="preserve"> – Primjer kreiranja modula u TypeScript-u</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1C5914" w:rsidRDefault="001C5914" w:rsidP="00A20D00">
      <w:pPr>
        <w:rPr>
          <w:lang w:val="sr-Latn-BA"/>
        </w:rPr>
      </w:pPr>
    </w:p>
    <w:p w:rsidR="00A20D00" w:rsidRPr="001A5336" w:rsidRDefault="00A20D00" w:rsidP="002A7F55">
      <w:pPr>
        <w:pStyle w:val="Heading1"/>
        <w:spacing w:line="240" w:lineRule="auto"/>
        <w:jc w:val="both"/>
        <w:rPr>
          <w:rFonts w:ascii="Times New Roman" w:hAnsi="Times New Roman" w:cs="Times New Roman"/>
          <w:lang w:val="sr-Latn-BA"/>
        </w:rPr>
      </w:pPr>
      <w:bookmarkStart w:id="19" w:name="_Toc9960915"/>
      <w:r w:rsidRPr="001A5336">
        <w:rPr>
          <w:rFonts w:ascii="Times New Roman" w:hAnsi="Times New Roman" w:cs="Times New Roman"/>
          <w:lang w:val="sr-Latn-BA"/>
        </w:rPr>
        <w:lastRenderedPageBreak/>
        <w:t>Angular.io</w:t>
      </w:r>
      <w:bookmarkEnd w:id="19"/>
    </w:p>
    <w:p w:rsidR="00A20D00" w:rsidRDefault="00A20D00" w:rsidP="002A7F55">
      <w:pPr>
        <w:pStyle w:val="Heading2"/>
        <w:spacing w:line="240" w:lineRule="auto"/>
        <w:jc w:val="both"/>
        <w:rPr>
          <w:lang w:val="sr-Latn-BA"/>
        </w:rPr>
      </w:pPr>
      <w:bookmarkStart w:id="20" w:name="_Toc9960916"/>
      <w:r w:rsidRPr="001A5336">
        <w:rPr>
          <w:rFonts w:ascii="Times New Roman" w:hAnsi="Times New Roman" w:cs="Times New Roman"/>
          <w:lang w:val="sr-Latn-BA"/>
        </w:rPr>
        <w:t>Uvod</w:t>
      </w:r>
      <w:bookmarkEnd w:id="20"/>
    </w:p>
    <w:p w:rsidR="00A20D00" w:rsidRDefault="00A20D00" w:rsidP="002A7F55">
      <w:pPr>
        <w:spacing w:after="0" w:line="240" w:lineRule="auto"/>
        <w:jc w:val="both"/>
        <w:rPr>
          <w:lang w:val="sr-Latn-BA"/>
        </w:rPr>
      </w:pPr>
    </w:p>
    <w:p w:rsidR="00A20D00" w:rsidRDefault="00A20D00" w:rsidP="002A7F55">
      <w:pPr>
        <w:spacing w:after="0" w:line="240" w:lineRule="auto"/>
        <w:ind w:firstLine="576"/>
        <w:jc w:val="both"/>
        <w:rPr>
          <w:rFonts w:ascii="Times New Roman" w:hAnsi="Times New Roman" w:cs="Times New Roman"/>
          <w:sz w:val="24"/>
          <w:szCs w:val="24"/>
        </w:rPr>
      </w:pPr>
      <w:r>
        <w:rPr>
          <w:rFonts w:ascii="Times New Roman" w:hAnsi="Times New Roman" w:cs="Times New Roman"/>
          <w:sz w:val="24"/>
          <w:szCs w:val="24"/>
        </w:rPr>
        <w:t>Angular.io</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je platforma za razvoj klijentskih aplikacija pomoću HTML-a i </w:t>
      </w:r>
      <w:r w:rsidRPr="002A595F">
        <w:rPr>
          <w:rFonts w:ascii="Times New Roman" w:hAnsi="Times New Roman" w:cs="Times New Roman"/>
          <w:i/>
          <w:sz w:val="24"/>
          <w:szCs w:val="24"/>
        </w:rPr>
        <w:t>TypeScript</w:t>
      </w:r>
      <w:r>
        <w:rPr>
          <w:rFonts w:ascii="Times New Roman" w:hAnsi="Times New Roman" w:cs="Times New Roman"/>
          <w:sz w:val="24"/>
          <w:szCs w:val="24"/>
        </w:rPr>
        <w:t xml:space="preserve">-a. Angular omogućava razvoj </w:t>
      </w:r>
      <w:r w:rsidRPr="000E2FB6">
        <w:rPr>
          <w:rFonts w:ascii="Times New Roman" w:hAnsi="Times New Roman" w:cs="Times New Roman"/>
          <w:i/>
          <w:sz w:val="24"/>
          <w:szCs w:val="24"/>
        </w:rPr>
        <w:t>web</w:t>
      </w:r>
      <w:r>
        <w:rPr>
          <w:rFonts w:ascii="Times New Roman" w:hAnsi="Times New Roman" w:cs="Times New Roman"/>
          <w:sz w:val="24"/>
          <w:szCs w:val="24"/>
        </w:rPr>
        <w:t xml:space="preserve">, mobilnih i desktop aplikacija. Implementira osnovne i opcione funkcionalnosti kao skup </w:t>
      </w:r>
      <w:r w:rsidRPr="002A595F">
        <w:rPr>
          <w:rFonts w:ascii="Times New Roman" w:hAnsi="Times New Roman" w:cs="Times New Roman"/>
          <w:i/>
          <w:sz w:val="24"/>
          <w:szCs w:val="24"/>
        </w:rPr>
        <w:t>TypeScript</w:t>
      </w:r>
      <w:r>
        <w:rPr>
          <w:rFonts w:ascii="Times New Roman" w:hAnsi="Times New Roman" w:cs="Times New Roman"/>
          <w:sz w:val="24"/>
          <w:szCs w:val="24"/>
        </w:rPr>
        <w:t xml:space="preserve"> biblioteka koje se mogu uvesti (eng. </w:t>
      </w:r>
      <w:r w:rsidRPr="00911EC7">
        <w:rPr>
          <w:rFonts w:ascii="Times New Roman" w:hAnsi="Times New Roman" w:cs="Times New Roman"/>
          <w:i/>
          <w:sz w:val="24"/>
          <w:szCs w:val="24"/>
        </w:rPr>
        <w:t>import</w:t>
      </w:r>
      <w:r>
        <w:rPr>
          <w:rFonts w:ascii="Times New Roman" w:hAnsi="Times New Roman" w:cs="Times New Roman"/>
          <w:sz w:val="24"/>
          <w:szCs w:val="24"/>
        </w:rPr>
        <w:t>) u aplikaciju.</w:t>
      </w:r>
      <w:sdt>
        <w:sdtPr>
          <w:rPr>
            <w:rFonts w:ascii="Times New Roman" w:hAnsi="Times New Roman" w:cs="Times New Roman"/>
            <w:sz w:val="24"/>
            <w:szCs w:val="24"/>
          </w:rPr>
          <w:id w:val="-120540400"/>
          <w:citation/>
        </w:sdtPr>
        <w:sdtEndPr/>
        <w:sdtContent>
          <w:r w:rsidR="00876873">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Ang19 \l 1033 </w:instrText>
          </w:r>
          <w:r w:rsidR="00876873">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81E4C">
            <w:rPr>
              <w:rFonts w:ascii="Times New Roman" w:hAnsi="Times New Roman" w:cs="Times New Roman"/>
              <w:noProof/>
              <w:sz w:val="24"/>
              <w:szCs w:val="24"/>
            </w:rPr>
            <w:t>[</w:t>
          </w:r>
          <w:hyperlink w:anchor="Ang19" w:history="1">
            <w:r w:rsidRPr="00F81E4C">
              <w:rPr>
                <w:rStyle w:val="HeaderChar"/>
                <w:rFonts w:ascii="Times New Roman" w:hAnsi="Times New Roman" w:cs="Times New Roman"/>
                <w:noProof/>
                <w:sz w:val="24"/>
                <w:szCs w:val="24"/>
              </w:rPr>
              <w:t>24</w:t>
            </w:r>
          </w:hyperlink>
          <w:r w:rsidRPr="00F81E4C">
            <w:rPr>
              <w:rFonts w:ascii="Times New Roman" w:hAnsi="Times New Roman" w:cs="Times New Roman"/>
              <w:noProof/>
              <w:sz w:val="24"/>
              <w:szCs w:val="24"/>
            </w:rPr>
            <w:t>]</w:t>
          </w:r>
          <w:r w:rsidR="00876873">
            <w:rPr>
              <w:rFonts w:ascii="Times New Roman" w:hAnsi="Times New Roman" w:cs="Times New Roman"/>
              <w:sz w:val="24"/>
              <w:szCs w:val="24"/>
            </w:rPr>
            <w:fldChar w:fldCharType="end"/>
          </w:r>
        </w:sdtContent>
      </w:sdt>
    </w:p>
    <w:p w:rsidR="00A20D00" w:rsidRDefault="00A20D00" w:rsidP="002A7F55">
      <w:pPr>
        <w:spacing w:after="0" w:line="240" w:lineRule="auto"/>
        <w:jc w:val="both"/>
        <w:rPr>
          <w:rFonts w:ascii="Times New Roman" w:hAnsi="Times New Roman" w:cs="Times New Roman"/>
          <w:sz w:val="24"/>
          <w:szCs w:val="24"/>
        </w:rPr>
      </w:pPr>
    </w:p>
    <w:p w:rsidR="00A20D00" w:rsidRDefault="00A20D00" w:rsidP="002A7F5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Prva verzija koja je objavljena je Angular 1 i poznata je pod nazivom AngularJS. Ova verzija je praćena Angular 2 verzijom, a posljednja je Angular 7. Angular 2 verzija je donijela mnoge promjene u odnosu na prvu verziju. Prije svega arhitektura prve je </w:t>
      </w:r>
      <w:r w:rsidRPr="001D0502">
        <w:rPr>
          <w:rFonts w:ascii="Times New Roman" w:hAnsi="Times New Roman" w:cs="Times New Roman"/>
          <w:i/>
          <w:sz w:val="24"/>
          <w:szCs w:val="24"/>
        </w:rPr>
        <w:t>model-view-controller</w:t>
      </w:r>
      <w:r>
        <w:rPr>
          <w:rFonts w:ascii="Times New Roman" w:hAnsi="Times New Roman" w:cs="Times New Roman"/>
          <w:i/>
          <w:sz w:val="24"/>
          <w:szCs w:val="24"/>
        </w:rPr>
        <w:t xml:space="preserve"> </w:t>
      </w:r>
      <w:r>
        <w:rPr>
          <w:rFonts w:ascii="Times New Roman" w:hAnsi="Times New Roman" w:cs="Times New Roman"/>
          <w:sz w:val="24"/>
          <w:szCs w:val="24"/>
        </w:rPr>
        <w:t xml:space="preserve">bazirana, dok je od verzije 2 struktura bazirana na </w:t>
      </w:r>
      <w:r w:rsidRPr="001D0502">
        <w:rPr>
          <w:rFonts w:ascii="Times New Roman" w:hAnsi="Times New Roman" w:cs="Times New Roman"/>
          <w:i/>
          <w:sz w:val="24"/>
          <w:szCs w:val="24"/>
        </w:rPr>
        <w:t>components/services</w:t>
      </w:r>
      <w:r>
        <w:rPr>
          <w:rFonts w:ascii="Times New Roman" w:hAnsi="Times New Roman" w:cs="Times New Roman"/>
          <w:sz w:val="24"/>
          <w:szCs w:val="24"/>
        </w:rPr>
        <w:t xml:space="preserve"> arhitekturi.</w:t>
      </w:r>
    </w:p>
    <w:p w:rsidR="00A20D00" w:rsidRDefault="00A20D00" w:rsidP="002A7F55">
      <w:pPr>
        <w:spacing w:after="0" w:line="240" w:lineRule="auto"/>
        <w:jc w:val="both"/>
        <w:rPr>
          <w:rFonts w:ascii="Times New Roman" w:hAnsi="Times New Roman" w:cs="Times New Roman"/>
          <w:sz w:val="24"/>
          <w:szCs w:val="24"/>
        </w:rPr>
      </w:pPr>
    </w:p>
    <w:p w:rsidR="00A20D00" w:rsidRDefault="00A20D00" w:rsidP="002A7F55">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Mnogi alati koji se koriste za razvoj Angular aplikacija se oslanjaju na Node.js. </w:t>
      </w:r>
      <w:r>
        <w:rPr>
          <w:rFonts w:ascii="Times New Roman" w:hAnsi="Times New Roman" w:cs="Times New Roman"/>
          <w:sz w:val="24"/>
          <w:szCs w:val="24"/>
          <w:lang w:val="sr-Latn-BA"/>
        </w:rPr>
        <w:t xml:space="preserve">Zbog toga je za instalaciju Angular-a potrebno da bude instaliran Node.js. Nakon instaliranja Node.js-a, instalira se Angular CLI (eng. </w:t>
      </w:r>
      <w:r w:rsidRPr="00EF424F">
        <w:rPr>
          <w:rFonts w:ascii="Times New Roman" w:hAnsi="Times New Roman" w:cs="Times New Roman"/>
          <w:i/>
          <w:sz w:val="24"/>
          <w:szCs w:val="24"/>
          <w:lang w:val="sr-Latn-BA"/>
        </w:rPr>
        <w:t>Command Line Interface</w:t>
      </w:r>
      <w:r>
        <w:rPr>
          <w:rFonts w:ascii="Times New Roman" w:hAnsi="Times New Roman" w:cs="Times New Roman"/>
          <w:sz w:val="24"/>
          <w:szCs w:val="24"/>
          <w:lang w:val="sr-Latn-BA"/>
        </w:rPr>
        <w:t>) paket. Angular CLI paket je standardni način za kreiranje i upravljanje Angular projektima. Komanda za instaliranje Angular CLI p</w:t>
      </w:r>
      <w:r w:rsidR="001C5914">
        <w:rPr>
          <w:rFonts w:ascii="Times New Roman" w:hAnsi="Times New Roman" w:cs="Times New Roman"/>
          <w:sz w:val="24"/>
          <w:szCs w:val="24"/>
          <w:lang w:val="sr-Latn-BA"/>
        </w:rPr>
        <w:t>aketa je prikazana na Slici 7.1.</w: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10006C" w:rsidP="00A20D00">
      <w:pPr>
        <w:spacing w:after="0" w:line="240" w:lineRule="auto"/>
        <w:jc w:val="both"/>
        <w:rPr>
          <w:rFonts w:ascii="Times New Roman" w:hAnsi="Times New Roman" w:cs="Times New Roman"/>
          <w:color w:val="17365D" w:themeColor="text2" w:themeShade="BF"/>
          <w:sz w:val="28"/>
          <w:szCs w:val="28"/>
        </w:rPr>
      </w:pPr>
      <w:r>
        <w:rPr>
          <w:rFonts w:ascii="Times New Roman" w:hAnsi="Times New Roman" w:cs="Times New Roman"/>
          <w:noProof/>
          <w:color w:val="17365D" w:themeColor="text2" w:themeShade="BF"/>
          <w:sz w:val="28"/>
          <w:szCs w:val="28"/>
        </w:rPr>
        <w:pict>
          <v:shape id="Text Box 45" o:spid="_x0000_s1074" type="#_x0000_t202" style="position:absolute;left:0;text-align:left;margin-left:.75pt;margin-top:6.45pt;width:453pt;height:21.25pt;z-index:2517002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" fillcolor="white [3201]" strokeweight=".5pt">
            <v:path arrowok="t"/>
            <v:textbox>
              <w:txbxContent>
                <w:p w:rsidR="000D75C7" w:rsidRPr="002B2567" w:rsidRDefault="000D75C7" w:rsidP="00A20D00">
                  <w:pPr>
                    <w:rPr>
                      <w:rFonts w:ascii="Courier New" w:hAnsi="Courier New" w:cs="Courier New"/>
                      <w:lang w:val="sr-Latn-BA"/>
                    </w:rPr>
                  </w:pPr>
                  <w:r>
                    <w:rPr>
                      <w:rFonts w:ascii="Courier New" w:hAnsi="Courier New" w:cs="Courier New"/>
                      <w:lang w:val="sr-Latn-BA"/>
                    </w:rPr>
                    <w:t xml:space="preserve">npm install –g </w:t>
                  </w:r>
                  <w:r>
                    <w:rPr>
                      <w:rFonts w:ascii="Courier New" w:hAnsi="Courier New" w:cs="Courier New"/>
                    </w:rPr>
                    <w:t>@angular/cli</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44" o:spid="_x0000_s1075" type="#_x0000_t202" style="position:absolute;left:0;text-align:left;margin-left:.75pt;margin-top:1.7pt;width:449.25pt;height:20.35pt;z-index:2517012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color w:val="17365D" w:themeColor="text2" w:themeShade="BF"/>
                      <w:sz w:val="28"/>
                      <w:szCs w:val="28"/>
                    </w:rPr>
                  </w:pPr>
                  <w:r w:rsidRPr="009E4C93">
                    <w:rPr>
                      <w:rFonts w:ascii="Times New Roman" w:hAnsi="Times New Roman" w:cs="Times New Roman"/>
                      <w:i/>
                    </w:rPr>
                    <w:t>Slika 7.1</w:t>
                  </w:r>
                  <w:r>
                    <w:rPr>
                      <w:rFonts w:ascii="Times New Roman" w:hAnsi="Times New Roman" w:cs="Times New Roman"/>
                      <w:i/>
                    </w:rPr>
                    <w:t xml:space="preserve"> – Intaliranje Angular CLI pakta</w:t>
                  </w:r>
                </w:p>
              </w:txbxContent>
            </v:textbox>
          </v:shape>
        </w:pic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A20D00" w:rsidP="002A7F55">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Za kreiranje novog Angular projekta pod nazivom </w:t>
      </w:r>
      <w:r w:rsidRPr="00CD472D">
        <w:rPr>
          <w:rFonts w:ascii="Times New Roman" w:hAnsi="Times New Roman" w:cs="Times New Roman"/>
          <w:i/>
          <w:sz w:val="24"/>
          <w:szCs w:val="24"/>
          <w:lang w:val="sr-Latn-BA"/>
        </w:rPr>
        <w:t>Project1</w:t>
      </w:r>
      <w:r>
        <w:rPr>
          <w:rFonts w:ascii="Times New Roman" w:hAnsi="Times New Roman" w:cs="Times New Roman"/>
          <w:sz w:val="24"/>
          <w:szCs w:val="24"/>
          <w:lang w:val="sr-Latn-BA"/>
        </w:rPr>
        <w:t xml:space="preserve"> koristi se komanda prikazana </w:t>
      </w:r>
      <w:r w:rsidR="001C5914">
        <w:rPr>
          <w:rFonts w:ascii="Times New Roman" w:hAnsi="Times New Roman" w:cs="Times New Roman"/>
          <w:sz w:val="24"/>
          <w:szCs w:val="24"/>
          <w:lang w:val="sr-Latn-BA"/>
        </w:rPr>
        <w:t>na Slici 7.2.</w: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47" o:spid="_x0000_s1076" type="#_x0000_t202" style="position:absolute;left:0;text-align:left;margin-left:.75pt;margin-top:6pt;width:449.25pt;height:20.6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" fillcolor="white [3201]" strokeweight=".5pt">
            <v:path arrowok="t"/>
            <v:textbox>
              <w:txbxContent>
                <w:p w:rsidR="000D75C7" w:rsidRPr="00CD472D" w:rsidRDefault="000D75C7" w:rsidP="00A20D00">
                  <w:pPr>
                    <w:rPr>
                      <w:rFonts w:ascii="Courier New" w:hAnsi="Courier New" w:cs="Courier New"/>
                      <w:lang w:val="sr-Latn-BA"/>
                    </w:rPr>
                  </w:pPr>
                  <w:r>
                    <w:rPr>
                      <w:rFonts w:ascii="Courier New" w:hAnsi="Courier New" w:cs="Courier New"/>
                      <w:lang w:val="sr-Latn-BA"/>
                    </w:rPr>
                    <w:t>ng new Project1</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48" o:spid="_x0000_s1077" type="#_x0000_t202" style="position:absolute;left:0;text-align:left;margin-left:.75pt;margin-top:1pt;width:449.25pt;height:20.35pt;z-index:2517032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sz w:val="24"/>
                      <w:szCs w:val="24"/>
                    </w:rPr>
                  </w:pPr>
                  <w:r w:rsidRPr="009E4C93">
                    <w:rPr>
                      <w:rFonts w:ascii="Times New Roman" w:hAnsi="Times New Roman" w:cs="Times New Roman"/>
                      <w:i/>
                    </w:rPr>
                    <w:t xml:space="preserve">Slika 7.2 </w:t>
                  </w:r>
                  <w:r>
                    <w:rPr>
                      <w:rFonts w:ascii="Times New Roman" w:hAnsi="Times New Roman" w:cs="Times New Roman"/>
                      <w:i/>
                    </w:rPr>
                    <w:t xml:space="preserve"> - Primjer kreiranja Angular projekta</w:t>
                  </w:r>
                </w:p>
              </w:txbxContent>
            </v:textbox>
          </v:shape>
        </w:pic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A20D00" w:rsidP="002A7F55">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Komandu </w:t>
      </w:r>
      <w:r w:rsidRPr="00CD472D">
        <w:rPr>
          <w:rFonts w:ascii="Times New Roman" w:hAnsi="Times New Roman" w:cs="Times New Roman"/>
          <w:i/>
          <w:sz w:val="24"/>
          <w:szCs w:val="24"/>
          <w:lang w:val="sr-Latn-BA"/>
        </w:rPr>
        <w:t>ng</w:t>
      </w:r>
      <w:r>
        <w:rPr>
          <w:rFonts w:ascii="Times New Roman" w:hAnsi="Times New Roman" w:cs="Times New Roman"/>
          <w:sz w:val="24"/>
          <w:szCs w:val="24"/>
          <w:lang w:val="sr-Latn-BA"/>
        </w:rPr>
        <w:t xml:space="preserve"> obezbjeđuje Angular CLI. Instalacioni proces kreira folder </w:t>
      </w:r>
      <w:r w:rsidRPr="00CD472D">
        <w:rPr>
          <w:rFonts w:ascii="Times New Roman" w:hAnsi="Times New Roman" w:cs="Times New Roman"/>
          <w:i/>
          <w:sz w:val="24"/>
          <w:szCs w:val="24"/>
          <w:lang w:val="sr-Latn-BA"/>
        </w:rPr>
        <w:t>Project1</w:t>
      </w:r>
      <w:r>
        <w:rPr>
          <w:rFonts w:ascii="Times New Roman" w:hAnsi="Times New Roman" w:cs="Times New Roman"/>
          <w:sz w:val="24"/>
          <w:szCs w:val="24"/>
          <w:lang w:val="sr-Latn-BA"/>
        </w:rPr>
        <w:t xml:space="preserve"> koji sadrži sve konfiguracione datoteke koje su potrebne za razvoj aplikacije i NPM pakete potrebne za razvoj, pokretanje i korištenje Angular aplikacije.</w:t>
      </w:r>
    </w:p>
    <w:p w:rsidR="00A20D00" w:rsidRDefault="00A20D00"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Default="002A7F55" w:rsidP="002A7F55">
      <w:pPr>
        <w:spacing w:after="0" w:line="240" w:lineRule="auto"/>
        <w:jc w:val="both"/>
        <w:rPr>
          <w:lang w:val="sr-Latn-BA"/>
        </w:rPr>
      </w:pPr>
    </w:p>
    <w:p w:rsidR="002A7F55" w:rsidRPr="007C6DCA" w:rsidRDefault="002A7F55" w:rsidP="002A7F55">
      <w:pPr>
        <w:spacing w:after="0" w:line="240" w:lineRule="auto"/>
        <w:jc w:val="both"/>
        <w:rPr>
          <w:lang w:val="sr-Latn-BA"/>
        </w:rPr>
      </w:pPr>
    </w:p>
    <w:p w:rsidR="00A20D00" w:rsidRPr="00694C61" w:rsidRDefault="00A20D00" w:rsidP="002A7F55">
      <w:pPr>
        <w:pStyle w:val="Heading2"/>
        <w:spacing w:line="240" w:lineRule="auto"/>
        <w:jc w:val="both"/>
        <w:rPr>
          <w:lang w:val="sr-Latn-BA"/>
        </w:rPr>
      </w:pPr>
      <w:bookmarkStart w:id="21" w:name="_Toc9960917"/>
      <w:r w:rsidRPr="001A5336">
        <w:rPr>
          <w:rFonts w:ascii="Times New Roman" w:hAnsi="Times New Roman" w:cs="Times New Roman"/>
          <w:lang w:val="sr-Latn-BA"/>
        </w:rPr>
        <w:lastRenderedPageBreak/>
        <w:t>Arhitektura</w:t>
      </w:r>
      <w:bookmarkEnd w:id="21"/>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A20D00" w:rsidP="002A7F55">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U ovom poglavlju definisani su osnovni elementi</w:t>
      </w:r>
      <w:r w:rsidRPr="001D7D9F">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koji čine Angular aplikacije i njihove mogućnosti. Na Slici 7.3 je dijagram koji prikazuje kako su ti elementi povezani:</w:t>
      </w:r>
    </w:p>
    <w:p w:rsidR="00A20D00" w:rsidRDefault="00A20D00" w:rsidP="002A7F55">
      <w:pPr>
        <w:spacing w:after="0" w:line="240" w:lineRule="auto"/>
        <w:jc w:val="both"/>
        <w:rPr>
          <w:rFonts w:ascii="Times New Roman" w:hAnsi="Times New Roman" w:cs="Times New Roman"/>
          <w:sz w:val="24"/>
          <w:szCs w:val="24"/>
          <w:lang w:val="sr-Latn-BA"/>
        </w:rPr>
      </w:pPr>
    </w:p>
    <w:p w:rsidR="00A20D00" w:rsidRDefault="00A20D00" w:rsidP="00A20D00">
      <w:pPr>
        <w:keepNext/>
        <w:spacing w:after="0"/>
        <w:jc w:val="both"/>
      </w:pPr>
      <w:r>
        <w:rPr>
          <w:rFonts w:ascii="Times New Roman" w:hAnsi="Times New Roman" w:cs="Times New Roman"/>
          <w:noProof/>
          <w:sz w:val="24"/>
          <w:szCs w:val="24"/>
        </w:rPr>
        <w:drawing>
          <wp:inline distT="0" distB="0" distL="0" distR="0">
            <wp:extent cx="5695950" cy="21431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5093" cy="2146565"/>
                    </a:xfrm>
                    <a:prstGeom prst="rect">
                      <a:avLst/>
                    </a:prstGeom>
                    <a:ln w="3175">
                      <a:solidFill>
                        <a:schemeClr val="tx1"/>
                      </a:solidFill>
                    </a:ln>
                  </pic:spPr>
                </pic:pic>
              </a:graphicData>
            </a:graphic>
          </wp:inline>
        </w:drawing>
      </w:r>
    </w:p>
    <w:p w:rsidR="00A20D00" w:rsidRPr="009E4C93" w:rsidRDefault="00A20D00" w:rsidP="00A20D00">
      <w:pPr>
        <w:pStyle w:val="Caption"/>
        <w:jc w:val="center"/>
        <w:rPr>
          <w:rFonts w:ascii="Times New Roman" w:hAnsi="Times New Roman" w:cs="Times New Roman"/>
          <w:i/>
        </w:rPr>
      </w:pPr>
      <w:r>
        <w:rPr>
          <w:rFonts w:ascii="Times New Roman" w:hAnsi="Times New Roman" w:cs="Times New Roman"/>
          <w:i/>
        </w:rPr>
        <w:t>Slika 7.3</w:t>
      </w:r>
      <w:r w:rsidR="00B83560">
        <w:rPr>
          <w:rFonts w:ascii="Times New Roman" w:hAnsi="Times New Roman" w:cs="Times New Roman"/>
          <w:i/>
        </w:rPr>
        <w:t xml:space="preserve"> – Dijagram </w:t>
      </w:r>
      <w:r w:rsidR="001C78EF">
        <w:rPr>
          <w:rFonts w:ascii="Times New Roman" w:hAnsi="Times New Roman" w:cs="Times New Roman"/>
          <w:i/>
        </w:rPr>
        <w:t>Angular elemenata</w:t>
      </w:r>
    </w:p>
    <w:p w:rsidR="00A20D00" w:rsidRDefault="00A20D00" w:rsidP="001C78EF">
      <w:pPr>
        <w:spacing w:after="0" w:line="240" w:lineRule="auto"/>
        <w:jc w:val="both"/>
        <w:rPr>
          <w:rFonts w:ascii="Times New Roman" w:hAnsi="Times New Roman" w:cs="Times New Roman"/>
          <w:sz w:val="24"/>
          <w:szCs w:val="24"/>
          <w:lang w:val="sr-Latn-BA"/>
        </w:rPr>
      </w:pPr>
    </w:p>
    <w:p w:rsidR="00A20D00" w:rsidRDefault="00A20D00" w:rsidP="001C78EF">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Komponente i </w:t>
      </w:r>
      <w:r w:rsidRPr="007960AC">
        <w:rPr>
          <w:rFonts w:ascii="Times New Roman" w:hAnsi="Times New Roman" w:cs="Times New Roman"/>
          <w:i/>
          <w:sz w:val="24"/>
          <w:szCs w:val="24"/>
          <w:lang w:val="sr-Latn-BA"/>
        </w:rPr>
        <w:t>temp</w:t>
      </w:r>
      <w:r>
        <w:rPr>
          <w:rFonts w:ascii="Times New Roman" w:hAnsi="Times New Roman" w:cs="Times New Roman"/>
          <w:i/>
          <w:sz w:val="24"/>
          <w:szCs w:val="24"/>
          <w:lang w:val="sr-Latn-BA"/>
        </w:rPr>
        <w:t>l</w:t>
      </w:r>
      <w:r w:rsidRPr="007960AC">
        <w:rPr>
          <w:rFonts w:ascii="Times New Roman" w:hAnsi="Times New Roman" w:cs="Times New Roman"/>
          <w:i/>
          <w:sz w:val="24"/>
          <w:szCs w:val="24"/>
          <w:lang w:val="sr-Latn-BA"/>
        </w:rPr>
        <w:t>ate</w:t>
      </w:r>
      <w:r>
        <w:rPr>
          <w:rFonts w:ascii="Times New Roman" w:hAnsi="Times New Roman" w:cs="Times New Roman"/>
          <w:sz w:val="24"/>
          <w:szCs w:val="24"/>
          <w:lang w:val="sr-Latn-BA"/>
        </w:rPr>
        <w:t xml:space="preserve">-i zajedno definišu ono što će biti prikazano u Angular aplikaciji. Dekoratori u klasi komponente dodaju metapodatke. Direktive i </w:t>
      </w:r>
      <w:r w:rsidRPr="007960AC">
        <w:rPr>
          <w:rFonts w:ascii="Times New Roman" w:hAnsi="Times New Roman" w:cs="Times New Roman"/>
          <w:i/>
          <w:sz w:val="24"/>
          <w:szCs w:val="24"/>
          <w:lang w:val="sr-Latn-BA"/>
        </w:rPr>
        <w:t>binding</w:t>
      </w:r>
      <w:r>
        <w:rPr>
          <w:rFonts w:ascii="Times New Roman" w:hAnsi="Times New Roman" w:cs="Times New Roman"/>
          <w:sz w:val="24"/>
          <w:szCs w:val="24"/>
          <w:lang w:val="sr-Latn-BA"/>
        </w:rPr>
        <w:t xml:space="preserve"> elementi modifikuju sadržaj pogleda na osnovu programskih podataka i logike. </w:t>
      </w:r>
      <w:r w:rsidRPr="00B261BF">
        <w:rPr>
          <w:rFonts w:ascii="Times New Roman" w:hAnsi="Times New Roman" w:cs="Times New Roman"/>
          <w:i/>
          <w:sz w:val="24"/>
          <w:szCs w:val="24"/>
          <w:lang w:val="sr-Latn-BA"/>
        </w:rPr>
        <w:t>Dependency injector</w:t>
      </w:r>
      <w:r>
        <w:rPr>
          <w:rFonts w:ascii="Times New Roman" w:hAnsi="Times New Roman" w:cs="Times New Roman"/>
          <w:sz w:val="24"/>
          <w:szCs w:val="24"/>
          <w:lang w:val="sr-Latn-BA"/>
        </w:rPr>
        <w:t xml:space="preserve"> pruža usluge kao što je ruter servis koji omoćava navigaciju</w:t>
      </w:r>
      <w:r w:rsidRPr="00865A27">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komponentama. U nastavku su elementi opisani detaljnije.</w:t>
      </w:r>
    </w:p>
    <w:p w:rsidR="00A20D00" w:rsidRDefault="00A20D00" w:rsidP="001C78EF">
      <w:pPr>
        <w:spacing w:after="0" w:line="240" w:lineRule="auto"/>
        <w:jc w:val="both"/>
        <w:rPr>
          <w:rFonts w:ascii="Times New Roman" w:hAnsi="Times New Roman" w:cs="Times New Roman"/>
          <w:sz w:val="24"/>
          <w:szCs w:val="24"/>
          <w:lang w:val="sr-Latn-BA"/>
        </w:rPr>
      </w:pPr>
    </w:p>
    <w:p w:rsidR="00A20D00" w:rsidRDefault="00A20D00"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Moduli – sistem modula u Angular-u se naziva </w:t>
      </w:r>
      <w:r w:rsidRPr="00FA34AD">
        <w:rPr>
          <w:rFonts w:ascii="Times New Roman" w:hAnsi="Times New Roman" w:cs="Times New Roman"/>
          <w:i/>
          <w:sz w:val="24"/>
          <w:szCs w:val="24"/>
          <w:lang w:val="sr-Latn-BA"/>
        </w:rPr>
        <w:t>NgModules</w:t>
      </w:r>
      <w:r>
        <w:rPr>
          <w:rFonts w:ascii="Times New Roman" w:hAnsi="Times New Roman" w:cs="Times New Roman"/>
          <w:sz w:val="24"/>
          <w:szCs w:val="24"/>
          <w:lang w:val="sr-Latn-BA"/>
        </w:rPr>
        <w:t>.</w:t>
      </w:r>
      <w:r w:rsidRPr="00071885">
        <w:rPr>
          <w:rFonts w:ascii="Times New Roman" w:hAnsi="Times New Roman" w:cs="Times New Roman"/>
          <w:sz w:val="24"/>
          <w:szCs w:val="24"/>
          <w:lang w:val="sr-Latn-BA"/>
        </w:rPr>
        <w:t xml:space="preserve"> Aplikacija uvije</w:t>
      </w:r>
      <w:r>
        <w:rPr>
          <w:rFonts w:ascii="Times New Roman" w:hAnsi="Times New Roman" w:cs="Times New Roman"/>
          <w:sz w:val="24"/>
          <w:szCs w:val="24"/>
          <w:lang w:val="sr-Latn-BA"/>
        </w:rPr>
        <w:t xml:space="preserve">k ima najmanje jedan </w:t>
      </w:r>
      <w:r w:rsidRPr="003A7430">
        <w:rPr>
          <w:rFonts w:ascii="Times New Roman" w:hAnsi="Times New Roman" w:cs="Times New Roman"/>
          <w:i/>
          <w:sz w:val="24"/>
          <w:szCs w:val="24"/>
          <w:lang w:val="sr-Latn-BA"/>
        </w:rPr>
        <w:t>root</w:t>
      </w:r>
      <w:r>
        <w:rPr>
          <w:rFonts w:ascii="Times New Roman" w:hAnsi="Times New Roman" w:cs="Times New Roman"/>
          <w:sz w:val="24"/>
          <w:szCs w:val="24"/>
          <w:lang w:val="sr-Latn-BA"/>
        </w:rPr>
        <w:t xml:space="preserve"> (korjenski) modul</w:t>
      </w:r>
      <w:r w:rsidRPr="00071885">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w:t>
      </w:r>
      <w:r w:rsidRPr="00071885">
        <w:rPr>
          <w:rFonts w:ascii="Times New Roman" w:hAnsi="Times New Roman" w:cs="Times New Roman"/>
          <w:sz w:val="24"/>
          <w:szCs w:val="24"/>
          <w:lang w:val="sr-Latn-BA"/>
        </w:rPr>
        <w:t>ali uobičaj</w:t>
      </w:r>
      <w:r>
        <w:rPr>
          <w:rFonts w:ascii="Times New Roman" w:hAnsi="Times New Roman" w:cs="Times New Roman"/>
          <w:sz w:val="24"/>
          <w:szCs w:val="24"/>
          <w:lang w:val="sr-Latn-BA"/>
        </w:rPr>
        <w:t>e</w:t>
      </w:r>
      <w:r w:rsidRPr="00071885">
        <w:rPr>
          <w:rFonts w:ascii="Times New Roman" w:hAnsi="Times New Roman" w:cs="Times New Roman"/>
          <w:sz w:val="24"/>
          <w:szCs w:val="24"/>
          <w:lang w:val="sr-Latn-BA"/>
        </w:rPr>
        <w:t>no ima više</w:t>
      </w:r>
      <w:r>
        <w:rPr>
          <w:rFonts w:ascii="Times New Roman" w:hAnsi="Times New Roman" w:cs="Times New Roman"/>
          <w:sz w:val="24"/>
          <w:szCs w:val="24"/>
          <w:lang w:val="sr-Latn-BA"/>
        </w:rPr>
        <w:t xml:space="preserve"> funkcionalnih</w:t>
      </w:r>
      <w:r w:rsidRPr="00071885">
        <w:rPr>
          <w:rFonts w:ascii="Times New Roman" w:hAnsi="Times New Roman" w:cs="Times New Roman"/>
          <w:sz w:val="24"/>
          <w:szCs w:val="24"/>
          <w:lang w:val="sr-Latn-BA"/>
        </w:rPr>
        <w:t xml:space="preserve"> modula.</w:t>
      </w:r>
      <w:r>
        <w:rPr>
          <w:rFonts w:ascii="Times New Roman" w:hAnsi="Times New Roman" w:cs="Times New Roman"/>
          <w:sz w:val="24"/>
          <w:szCs w:val="24"/>
          <w:lang w:val="sr-Latn-BA"/>
        </w:rPr>
        <w:t xml:space="preserve"> </w:t>
      </w:r>
      <w:r w:rsidRPr="00FA34AD">
        <w:rPr>
          <w:rFonts w:ascii="Times New Roman" w:hAnsi="Times New Roman" w:cs="Times New Roman"/>
          <w:i/>
          <w:sz w:val="24"/>
          <w:szCs w:val="24"/>
          <w:lang w:val="sr-Latn-BA"/>
        </w:rPr>
        <w:t>Root</w:t>
      </w:r>
      <w:r>
        <w:rPr>
          <w:rFonts w:ascii="Times New Roman" w:hAnsi="Times New Roman" w:cs="Times New Roman"/>
          <w:sz w:val="24"/>
          <w:szCs w:val="24"/>
          <w:lang w:val="sr-Latn-BA"/>
        </w:rPr>
        <w:t xml:space="preserve"> modul se naziva </w:t>
      </w:r>
      <w:r w:rsidRPr="00FA34AD">
        <w:rPr>
          <w:rFonts w:ascii="Times New Roman" w:hAnsi="Times New Roman" w:cs="Times New Roman"/>
          <w:i/>
          <w:sz w:val="24"/>
          <w:szCs w:val="24"/>
          <w:lang w:val="sr-Latn-BA"/>
        </w:rPr>
        <w:t>AppModule</w:t>
      </w:r>
      <w:r>
        <w:rPr>
          <w:rFonts w:ascii="Times New Roman" w:hAnsi="Times New Roman" w:cs="Times New Roman"/>
          <w:sz w:val="24"/>
          <w:szCs w:val="24"/>
          <w:lang w:val="sr-Latn-BA"/>
        </w:rPr>
        <w:t xml:space="preserve"> i on obezbijeđuje mehanizam za pokretanje aplikacije. Moduli su veoma dobar način za organizaciju aplikacije i proširenje njenih mogućnosti pomoću drugih modula, kao što su </w:t>
      </w:r>
      <w:r w:rsidRPr="00FA34AD">
        <w:rPr>
          <w:rFonts w:ascii="Times New Roman" w:hAnsi="Times New Roman" w:cs="Times New Roman"/>
          <w:i/>
          <w:sz w:val="24"/>
          <w:szCs w:val="24"/>
          <w:lang w:val="sr-Latn-BA"/>
        </w:rPr>
        <w:t>FormsModule</w:t>
      </w:r>
      <w:r>
        <w:rPr>
          <w:rFonts w:ascii="Times New Roman" w:hAnsi="Times New Roman" w:cs="Times New Roman"/>
          <w:sz w:val="24"/>
          <w:szCs w:val="24"/>
          <w:lang w:val="sr-Latn-BA"/>
        </w:rPr>
        <w:t xml:space="preserve">, </w:t>
      </w:r>
      <w:r w:rsidRPr="00FA34AD">
        <w:rPr>
          <w:rFonts w:ascii="Times New Roman" w:hAnsi="Times New Roman" w:cs="Times New Roman"/>
          <w:i/>
          <w:sz w:val="24"/>
          <w:szCs w:val="24"/>
          <w:lang w:val="sr-Latn-BA"/>
        </w:rPr>
        <w:t>HttpClientModule</w:t>
      </w:r>
      <w:r>
        <w:rPr>
          <w:rFonts w:ascii="Times New Roman" w:hAnsi="Times New Roman" w:cs="Times New Roman"/>
          <w:sz w:val="24"/>
          <w:szCs w:val="24"/>
          <w:lang w:val="sr-Latn-BA"/>
        </w:rPr>
        <w:t xml:space="preserve"> i </w:t>
      </w:r>
      <w:r w:rsidRPr="00FA34AD">
        <w:rPr>
          <w:rFonts w:ascii="Times New Roman" w:hAnsi="Times New Roman" w:cs="Times New Roman"/>
          <w:i/>
          <w:sz w:val="24"/>
          <w:szCs w:val="24"/>
          <w:lang w:val="sr-Latn-BA"/>
        </w:rPr>
        <w:t>RouterModule</w:t>
      </w:r>
      <w:r>
        <w:rPr>
          <w:rFonts w:ascii="Times New Roman" w:hAnsi="Times New Roman" w:cs="Times New Roman"/>
          <w:sz w:val="24"/>
          <w:szCs w:val="24"/>
          <w:lang w:val="sr-Latn-BA"/>
        </w:rPr>
        <w:t xml:space="preserve">. </w:t>
      </w:r>
      <w:r w:rsidRPr="00205811">
        <w:rPr>
          <w:rFonts w:ascii="Times New Roman" w:hAnsi="Times New Roman" w:cs="Times New Roman"/>
          <w:sz w:val="24"/>
          <w:szCs w:val="24"/>
          <w:lang w:val="sr-Latn-BA"/>
        </w:rPr>
        <w:t>Organizovanje koda u različite funkcionalne modul</w:t>
      </w:r>
      <w:r>
        <w:rPr>
          <w:rFonts w:ascii="Times New Roman" w:hAnsi="Times New Roman" w:cs="Times New Roman"/>
          <w:sz w:val="24"/>
          <w:szCs w:val="24"/>
          <w:lang w:val="sr-Latn-BA"/>
        </w:rPr>
        <w:t xml:space="preserve">e pomaže u upravljanju razvojem </w:t>
      </w:r>
      <w:r w:rsidRPr="00205811">
        <w:rPr>
          <w:rFonts w:ascii="Times New Roman" w:hAnsi="Times New Roman" w:cs="Times New Roman"/>
          <w:sz w:val="24"/>
          <w:szCs w:val="24"/>
          <w:lang w:val="sr-Latn-BA"/>
        </w:rPr>
        <w:t>sl</w:t>
      </w:r>
      <w:r>
        <w:rPr>
          <w:rFonts w:ascii="Times New Roman" w:hAnsi="Times New Roman" w:cs="Times New Roman"/>
          <w:sz w:val="24"/>
          <w:szCs w:val="24"/>
          <w:lang w:val="sr-Latn-BA"/>
        </w:rPr>
        <w:t>oženih aplikacija i dizajniranja</w:t>
      </w:r>
      <w:r w:rsidRPr="00205811">
        <w:rPr>
          <w:rFonts w:ascii="Times New Roman" w:hAnsi="Times New Roman" w:cs="Times New Roman"/>
          <w:sz w:val="24"/>
          <w:szCs w:val="24"/>
          <w:lang w:val="sr-Latn-BA"/>
        </w:rPr>
        <w:t xml:space="preserve"> za ponovnu upotrebu.</w:t>
      </w:r>
      <w:r>
        <w:rPr>
          <w:rFonts w:ascii="Times New Roman" w:hAnsi="Times New Roman" w:cs="Times New Roman"/>
          <w:sz w:val="24"/>
          <w:szCs w:val="24"/>
          <w:lang w:val="sr-Latn-BA"/>
        </w:rPr>
        <w:t xml:space="preserve"> </w:t>
      </w:r>
      <w:r w:rsidRPr="00360AA8">
        <w:rPr>
          <w:rFonts w:ascii="Times New Roman" w:hAnsi="Times New Roman" w:cs="Times New Roman"/>
          <w:sz w:val="24"/>
          <w:szCs w:val="24"/>
          <w:lang w:val="sr-Latn-BA"/>
        </w:rPr>
        <w:t>Pored toga, omogućava da se iskorisit</w:t>
      </w:r>
      <w:r>
        <w:rPr>
          <w:rFonts w:ascii="Times New Roman" w:hAnsi="Times New Roman" w:cs="Times New Roman"/>
          <w:sz w:val="24"/>
          <w:szCs w:val="24"/>
          <w:lang w:val="sr-Latn-BA"/>
        </w:rPr>
        <w:t>i</w:t>
      </w:r>
      <w:r w:rsidRPr="00360AA8">
        <w:rPr>
          <w:rFonts w:ascii="Times New Roman" w:hAnsi="Times New Roman" w:cs="Times New Roman"/>
          <w:sz w:val="24"/>
          <w:szCs w:val="24"/>
          <w:lang w:val="sr-Latn-BA"/>
        </w:rPr>
        <w:t xml:space="preserve"> prednost </w:t>
      </w:r>
      <w:r w:rsidRPr="00FA34AD">
        <w:rPr>
          <w:rFonts w:ascii="Times New Roman" w:hAnsi="Times New Roman" w:cs="Times New Roman"/>
          <w:i/>
          <w:sz w:val="24"/>
          <w:szCs w:val="24"/>
          <w:lang w:val="sr-Latn-BA"/>
        </w:rPr>
        <w:t>lazy</w:t>
      </w:r>
      <w:r w:rsidRPr="00360AA8">
        <w:rPr>
          <w:rFonts w:ascii="Times New Roman" w:hAnsi="Times New Roman" w:cs="Times New Roman"/>
          <w:sz w:val="24"/>
          <w:szCs w:val="24"/>
          <w:lang w:val="sr-Latn-BA"/>
        </w:rPr>
        <w:t xml:space="preserve"> učitavanja</w:t>
      </w:r>
      <w:r>
        <w:rPr>
          <w:rFonts w:ascii="Times New Roman" w:hAnsi="Times New Roman" w:cs="Times New Roman"/>
          <w:sz w:val="24"/>
          <w:szCs w:val="24"/>
          <w:lang w:val="sr-Latn-BA"/>
        </w:rPr>
        <w:t xml:space="preserve"> </w:t>
      </w:r>
      <w:r w:rsidRPr="00360AA8">
        <w:rPr>
          <w:rFonts w:ascii="Times New Roman" w:hAnsi="Times New Roman" w:cs="Times New Roman"/>
          <w:sz w:val="24"/>
          <w:szCs w:val="24"/>
          <w:lang w:val="sr-Latn-BA"/>
        </w:rPr>
        <w:t>(</w:t>
      </w:r>
      <w:r>
        <w:rPr>
          <w:rFonts w:ascii="Times New Roman" w:hAnsi="Times New Roman" w:cs="Times New Roman"/>
          <w:sz w:val="24"/>
          <w:szCs w:val="24"/>
          <w:lang w:val="sr-Latn-BA"/>
        </w:rPr>
        <w:t xml:space="preserve">eng. </w:t>
      </w:r>
      <w:r w:rsidRPr="00FA34AD">
        <w:rPr>
          <w:rFonts w:ascii="Times New Roman" w:hAnsi="Times New Roman" w:cs="Times New Roman"/>
          <w:i/>
          <w:sz w:val="24"/>
          <w:szCs w:val="24"/>
          <w:lang w:val="sr-Latn-BA"/>
        </w:rPr>
        <w:t>lazy-loading</w:t>
      </w:r>
      <w:r w:rsidRPr="00360AA8">
        <w:rPr>
          <w:rFonts w:ascii="Times New Roman" w:hAnsi="Times New Roman" w:cs="Times New Roman"/>
          <w:sz w:val="24"/>
          <w:szCs w:val="24"/>
          <w:lang w:val="sr-Latn-BA"/>
        </w:rPr>
        <w:t xml:space="preserve">). </w:t>
      </w:r>
      <w:r w:rsidRPr="00FA34AD">
        <w:rPr>
          <w:rFonts w:ascii="Times New Roman" w:hAnsi="Times New Roman" w:cs="Times New Roman"/>
          <w:i/>
          <w:sz w:val="24"/>
          <w:szCs w:val="24"/>
          <w:lang w:val="sr-Latn-BA"/>
        </w:rPr>
        <w:t>Lazy-loading</w:t>
      </w:r>
      <w:r>
        <w:rPr>
          <w:rFonts w:ascii="Times New Roman" w:hAnsi="Times New Roman" w:cs="Times New Roman"/>
          <w:sz w:val="24"/>
          <w:szCs w:val="24"/>
          <w:lang w:val="sr-Latn-BA"/>
        </w:rPr>
        <w:t xml:space="preserve"> omoguća</w:t>
      </w:r>
      <w:r w:rsidRPr="00360AA8">
        <w:rPr>
          <w:rFonts w:ascii="Times New Roman" w:hAnsi="Times New Roman" w:cs="Times New Roman"/>
          <w:sz w:val="24"/>
          <w:szCs w:val="24"/>
          <w:lang w:val="sr-Latn-BA"/>
        </w:rPr>
        <w:t>va da se</w:t>
      </w:r>
      <w:r>
        <w:rPr>
          <w:rFonts w:ascii="Times New Roman" w:hAnsi="Times New Roman" w:cs="Times New Roman"/>
          <w:sz w:val="24"/>
          <w:szCs w:val="24"/>
          <w:lang w:val="sr-Latn-BA"/>
        </w:rPr>
        <w:t xml:space="preserve"> </w:t>
      </w:r>
      <w:r w:rsidRPr="00360AA8">
        <w:rPr>
          <w:rFonts w:ascii="Times New Roman" w:hAnsi="Times New Roman" w:cs="Times New Roman"/>
          <w:sz w:val="24"/>
          <w:szCs w:val="24"/>
          <w:lang w:val="sr-Latn-BA"/>
        </w:rPr>
        <w:t>prilikom pokretanja aplikacije sadržaj učitava dinamič</w:t>
      </w:r>
      <w:r>
        <w:rPr>
          <w:rFonts w:ascii="Times New Roman" w:hAnsi="Times New Roman" w:cs="Times New Roman"/>
          <w:sz w:val="24"/>
          <w:szCs w:val="24"/>
          <w:lang w:val="sr-Latn-BA"/>
        </w:rPr>
        <w:t>k</w:t>
      </w:r>
      <w:r w:rsidRPr="00360AA8">
        <w:rPr>
          <w:rFonts w:ascii="Times New Roman" w:hAnsi="Times New Roman" w:cs="Times New Roman"/>
          <w:sz w:val="24"/>
          <w:szCs w:val="24"/>
          <w:lang w:val="sr-Latn-BA"/>
        </w:rPr>
        <w:t>i na zahtjev korisnika.</w:t>
      </w:r>
      <w:r>
        <w:rPr>
          <w:rFonts w:ascii="Times New Roman" w:hAnsi="Times New Roman" w:cs="Times New Roman"/>
          <w:sz w:val="24"/>
          <w:szCs w:val="24"/>
          <w:lang w:val="sr-Latn-BA"/>
        </w:rPr>
        <w:t xml:space="preserve"> </w:t>
      </w:r>
    </w:p>
    <w:p w:rsidR="00A20D00" w:rsidRDefault="00A20D00" w:rsidP="001C78EF">
      <w:pPr>
        <w:spacing w:after="0" w:line="240" w:lineRule="auto"/>
        <w:jc w:val="both"/>
        <w:rPr>
          <w:rFonts w:ascii="Times New Roman" w:hAnsi="Times New Roman" w:cs="Times New Roman"/>
          <w:sz w:val="24"/>
          <w:szCs w:val="24"/>
          <w:lang w:val="sr-Latn-BA"/>
        </w:rPr>
      </w:pPr>
    </w:p>
    <w:p w:rsidR="00A20D00" w:rsidRDefault="00A20D00"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Najvažnija svojstva kojima se opisuju moduli:</w:t>
      </w:r>
    </w:p>
    <w:p w:rsidR="00A20D00" w:rsidRDefault="00A20D00" w:rsidP="001C78EF">
      <w:pPr>
        <w:spacing w:after="0" w:line="240" w:lineRule="auto"/>
        <w:jc w:val="both"/>
        <w:rPr>
          <w:rFonts w:ascii="Times New Roman" w:hAnsi="Times New Roman" w:cs="Times New Roman"/>
          <w:sz w:val="24"/>
          <w:szCs w:val="24"/>
          <w:lang w:val="sr-Latn-BA"/>
        </w:rPr>
      </w:pPr>
    </w:p>
    <w:p w:rsidR="00A20D00" w:rsidRDefault="00A20D00" w:rsidP="001C78EF">
      <w:pPr>
        <w:pStyle w:val="ListParagraph"/>
        <w:numPr>
          <w:ilvl w:val="0"/>
          <w:numId w:val="18"/>
        </w:numPr>
        <w:spacing w:after="0" w:line="240" w:lineRule="auto"/>
        <w:jc w:val="both"/>
        <w:rPr>
          <w:rFonts w:ascii="Times New Roman" w:hAnsi="Times New Roman" w:cs="Times New Roman"/>
          <w:sz w:val="24"/>
          <w:szCs w:val="24"/>
        </w:rPr>
      </w:pPr>
      <w:r w:rsidRPr="00360AA8">
        <w:rPr>
          <w:rFonts w:ascii="Times New Roman" w:hAnsi="Times New Roman" w:cs="Times New Roman"/>
          <w:i/>
          <w:sz w:val="24"/>
          <w:szCs w:val="24"/>
        </w:rPr>
        <w:t>declarations</w:t>
      </w:r>
      <w:r w:rsidRPr="00360AA8">
        <w:rPr>
          <w:rFonts w:ascii="Times New Roman" w:hAnsi="Times New Roman" w:cs="Times New Roman"/>
          <w:sz w:val="24"/>
          <w:szCs w:val="24"/>
        </w:rPr>
        <w:t xml:space="preserve"> - klase  koje pripadaju </w:t>
      </w:r>
      <w:r w:rsidRPr="00FA34AD">
        <w:rPr>
          <w:rFonts w:ascii="Times New Roman" w:hAnsi="Times New Roman" w:cs="Times New Roman"/>
          <w:i/>
          <w:sz w:val="24"/>
          <w:szCs w:val="24"/>
        </w:rPr>
        <w:t>NgModule</w:t>
      </w:r>
      <w:r>
        <w:rPr>
          <w:rFonts w:ascii="Times New Roman" w:hAnsi="Times New Roman" w:cs="Times New Roman"/>
          <w:sz w:val="24"/>
          <w:szCs w:val="24"/>
        </w:rPr>
        <w:t>-u</w:t>
      </w:r>
      <w:r w:rsidRPr="00360AA8">
        <w:rPr>
          <w:rFonts w:ascii="Times New Roman" w:hAnsi="Times New Roman" w:cs="Times New Roman"/>
          <w:sz w:val="24"/>
          <w:szCs w:val="24"/>
        </w:rPr>
        <w:t>. Ove klase su komponente</w:t>
      </w:r>
      <w:r>
        <w:rPr>
          <w:rFonts w:ascii="Times New Roman" w:hAnsi="Times New Roman" w:cs="Times New Roman"/>
          <w:sz w:val="24"/>
          <w:szCs w:val="24"/>
        </w:rPr>
        <w:t xml:space="preserve"> </w:t>
      </w:r>
      <w:r w:rsidRPr="00360AA8">
        <w:rPr>
          <w:rFonts w:ascii="Times New Roman" w:hAnsi="Times New Roman" w:cs="Times New Roman"/>
          <w:sz w:val="24"/>
          <w:szCs w:val="24"/>
        </w:rPr>
        <w:t>(</w:t>
      </w:r>
      <w:r>
        <w:rPr>
          <w:rFonts w:ascii="Times New Roman" w:hAnsi="Times New Roman" w:cs="Times New Roman"/>
          <w:sz w:val="24"/>
          <w:szCs w:val="24"/>
        </w:rPr>
        <w:t xml:space="preserve">eng. </w:t>
      </w:r>
      <w:r w:rsidRPr="00360AA8">
        <w:rPr>
          <w:rFonts w:ascii="Times New Roman" w:hAnsi="Times New Roman" w:cs="Times New Roman"/>
          <w:i/>
          <w:sz w:val="24"/>
          <w:szCs w:val="24"/>
        </w:rPr>
        <w:t>components</w:t>
      </w:r>
      <w:r w:rsidRPr="00360AA8">
        <w:rPr>
          <w:rFonts w:ascii="Times New Roman" w:hAnsi="Times New Roman" w:cs="Times New Roman"/>
          <w:sz w:val="24"/>
          <w:szCs w:val="24"/>
        </w:rPr>
        <w:t>), direktive</w:t>
      </w:r>
      <w:r>
        <w:rPr>
          <w:rFonts w:ascii="Times New Roman" w:hAnsi="Times New Roman" w:cs="Times New Roman"/>
          <w:sz w:val="24"/>
          <w:szCs w:val="24"/>
        </w:rPr>
        <w:t xml:space="preserve"> </w:t>
      </w:r>
      <w:r w:rsidRPr="00360AA8">
        <w:rPr>
          <w:rFonts w:ascii="Times New Roman" w:hAnsi="Times New Roman" w:cs="Times New Roman"/>
          <w:sz w:val="24"/>
          <w:szCs w:val="24"/>
        </w:rPr>
        <w:t>(</w:t>
      </w:r>
      <w:r>
        <w:rPr>
          <w:rFonts w:ascii="Times New Roman" w:hAnsi="Times New Roman" w:cs="Times New Roman"/>
          <w:sz w:val="24"/>
          <w:szCs w:val="24"/>
        </w:rPr>
        <w:t xml:space="preserve">eng. </w:t>
      </w:r>
      <w:r w:rsidRPr="00360AA8">
        <w:rPr>
          <w:rFonts w:ascii="Times New Roman" w:hAnsi="Times New Roman" w:cs="Times New Roman"/>
          <w:i/>
          <w:sz w:val="24"/>
          <w:szCs w:val="24"/>
        </w:rPr>
        <w:t>directives</w:t>
      </w:r>
      <w:r w:rsidRPr="00360AA8">
        <w:rPr>
          <w:rFonts w:ascii="Times New Roman" w:hAnsi="Times New Roman" w:cs="Times New Roman"/>
          <w:sz w:val="24"/>
          <w:szCs w:val="24"/>
        </w:rPr>
        <w:t xml:space="preserve">) i </w:t>
      </w:r>
      <w:r w:rsidRPr="00FA34AD">
        <w:rPr>
          <w:rFonts w:ascii="Times New Roman" w:hAnsi="Times New Roman" w:cs="Times New Roman"/>
          <w:i/>
          <w:sz w:val="24"/>
          <w:szCs w:val="24"/>
        </w:rPr>
        <w:t>pipes</w:t>
      </w:r>
      <w:r w:rsidRPr="00360AA8">
        <w:rPr>
          <w:rFonts w:ascii="Times New Roman" w:hAnsi="Times New Roman" w:cs="Times New Roman"/>
          <w:sz w:val="24"/>
          <w:szCs w:val="24"/>
        </w:rPr>
        <w:t>.</w:t>
      </w:r>
    </w:p>
    <w:p w:rsidR="00A20D00" w:rsidRDefault="00A20D00" w:rsidP="001C78EF">
      <w:pPr>
        <w:pStyle w:val="ListParagraph"/>
        <w:numPr>
          <w:ilvl w:val="0"/>
          <w:numId w:val="18"/>
        </w:numPr>
        <w:spacing w:after="0" w:line="240" w:lineRule="auto"/>
        <w:jc w:val="both"/>
        <w:rPr>
          <w:rFonts w:ascii="Times New Roman" w:hAnsi="Times New Roman" w:cs="Times New Roman"/>
          <w:sz w:val="24"/>
          <w:szCs w:val="24"/>
        </w:rPr>
      </w:pPr>
      <w:r w:rsidRPr="00360AA8">
        <w:rPr>
          <w:rFonts w:ascii="Times New Roman" w:hAnsi="Times New Roman" w:cs="Times New Roman"/>
          <w:i/>
          <w:sz w:val="24"/>
          <w:szCs w:val="24"/>
        </w:rPr>
        <w:t>exports</w:t>
      </w:r>
      <w:r w:rsidRPr="00360AA8">
        <w:rPr>
          <w:rFonts w:ascii="Times New Roman" w:hAnsi="Times New Roman" w:cs="Times New Roman"/>
          <w:sz w:val="24"/>
          <w:szCs w:val="24"/>
        </w:rPr>
        <w:t xml:space="preserve"> - podskup deklaracija koje se trebaju vidjeti i koristiti u </w:t>
      </w:r>
      <w:r>
        <w:rPr>
          <w:rFonts w:ascii="Times New Roman" w:hAnsi="Times New Roman" w:cs="Times New Roman"/>
          <w:sz w:val="24"/>
          <w:szCs w:val="24"/>
        </w:rPr>
        <w:t>komponentama</w:t>
      </w:r>
      <w:r w:rsidRPr="00360AA8">
        <w:rPr>
          <w:rFonts w:ascii="Times New Roman" w:hAnsi="Times New Roman" w:cs="Times New Roman"/>
          <w:sz w:val="24"/>
          <w:szCs w:val="24"/>
        </w:rPr>
        <w:t xml:space="preserve"> drugih </w:t>
      </w:r>
      <w:r w:rsidRPr="00FA34AD">
        <w:rPr>
          <w:rFonts w:ascii="Times New Roman" w:hAnsi="Times New Roman" w:cs="Times New Roman"/>
          <w:i/>
          <w:sz w:val="24"/>
          <w:szCs w:val="24"/>
        </w:rPr>
        <w:t>NgModules</w:t>
      </w:r>
      <w:r>
        <w:rPr>
          <w:rFonts w:ascii="Times New Roman" w:hAnsi="Times New Roman" w:cs="Times New Roman"/>
          <w:sz w:val="24"/>
          <w:szCs w:val="24"/>
        </w:rPr>
        <w:t>-a</w:t>
      </w:r>
      <w:r w:rsidRPr="00360AA8">
        <w:rPr>
          <w:rFonts w:ascii="Times New Roman" w:hAnsi="Times New Roman" w:cs="Times New Roman"/>
          <w:sz w:val="24"/>
          <w:szCs w:val="24"/>
        </w:rPr>
        <w:t>.</w:t>
      </w:r>
    </w:p>
    <w:p w:rsidR="00A20D00" w:rsidRDefault="00A20D00" w:rsidP="001C78EF">
      <w:pPr>
        <w:pStyle w:val="ListParagraph"/>
        <w:numPr>
          <w:ilvl w:val="0"/>
          <w:numId w:val="18"/>
        </w:numPr>
        <w:spacing w:after="0" w:line="240" w:lineRule="auto"/>
        <w:jc w:val="both"/>
        <w:rPr>
          <w:rFonts w:ascii="Times New Roman" w:hAnsi="Times New Roman" w:cs="Times New Roman"/>
          <w:sz w:val="24"/>
          <w:szCs w:val="24"/>
        </w:rPr>
      </w:pPr>
      <w:r w:rsidRPr="00360AA8">
        <w:rPr>
          <w:rFonts w:ascii="Times New Roman" w:hAnsi="Times New Roman" w:cs="Times New Roman"/>
          <w:i/>
          <w:sz w:val="24"/>
          <w:szCs w:val="24"/>
        </w:rPr>
        <w:t>imports</w:t>
      </w:r>
      <w:r w:rsidRPr="00360AA8">
        <w:rPr>
          <w:rFonts w:ascii="Times New Roman" w:hAnsi="Times New Roman" w:cs="Times New Roman"/>
          <w:sz w:val="24"/>
          <w:szCs w:val="24"/>
        </w:rPr>
        <w:t xml:space="preserve"> - moduli čije su izvezen</w:t>
      </w:r>
      <w:r>
        <w:rPr>
          <w:rFonts w:ascii="Times New Roman" w:hAnsi="Times New Roman" w:cs="Times New Roman"/>
          <w:sz w:val="24"/>
          <w:szCs w:val="24"/>
        </w:rPr>
        <w:t xml:space="preserve">e klase (eng. </w:t>
      </w:r>
      <w:r w:rsidRPr="00FA34AD">
        <w:rPr>
          <w:rFonts w:ascii="Times New Roman" w:hAnsi="Times New Roman" w:cs="Times New Roman"/>
          <w:i/>
          <w:sz w:val="24"/>
          <w:szCs w:val="24"/>
        </w:rPr>
        <w:t>exported classes</w:t>
      </w:r>
      <w:r>
        <w:rPr>
          <w:rFonts w:ascii="Times New Roman" w:hAnsi="Times New Roman" w:cs="Times New Roman"/>
          <w:sz w:val="24"/>
          <w:szCs w:val="24"/>
        </w:rPr>
        <w:t>) potreb</w:t>
      </w:r>
      <w:r w:rsidRPr="00360AA8">
        <w:rPr>
          <w:rFonts w:ascii="Times New Roman" w:hAnsi="Times New Roman" w:cs="Times New Roman"/>
          <w:sz w:val="24"/>
          <w:szCs w:val="24"/>
        </w:rPr>
        <w:t xml:space="preserve">ne </w:t>
      </w:r>
      <w:r>
        <w:rPr>
          <w:rFonts w:ascii="Times New Roman" w:hAnsi="Times New Roman" w:cs="Times New Roman"/>
          <w:sz w:val="24"/>
          <w:szCs w:val="24"/>
        </w:rPr>
        <w:t>komponentama</w:t>
      </w:r>
      <w:r w:rsidRPr="00360AA8">
        <w:rPr>
          <w:rFonts w:ascii="Times New Roman" w:hAnsi="Times New Roman" w:cs="Times New Roman"/>
          <w:sz w:val="24"/>
          <w:szCs w:val="24"/>
        </w:rPr>
        <w:t xml:space="preserve"> </w:t>
      </w:r>
      <w:r>
        <w:rPr>
          <w:rFonts w:ascii="Times New Roman" w:hAnsi="Times New Roman" w:cs="Times New Roman"/>
          <w:sz w:val="24"/>
          <w:szCs w:val="24"/>
        </w:rPr>
        <w:t>deklarisanim</w:t>
      </w:r>
      <w:r w:rsidRPr="00360AA8">
        <w:rPr>
          <w:rFonts w:ascii="Times New Roman" w:hAnsi="Times New Roman" w:cs="Times New Roman"/>
          <w:sz w:val="24"/>
          <w:szCs w:val="24"/>
        </w:rPr>
        <w:t xml:space="preserve"> u ovom modulu</w:t>
      </w:r>
      <w:r>
        <w:rPr>
          <w:rFonts w:ascii="Times New Roman" w:hAnsi="Times New Roman" w:cs="Times New Roman"/>
          <w:sz w:val="24"/>
          <w:szCs w:val="24"/>
        </w:rPr>
        <w:t>.</w:t>
      </w:r>
    </w:p>
    <w:p w:rsidR="00A20D00" w:rsidRDefault="00A20D00" w:rsidP="001C78EF">
      <w:pPr>
        <w:pStyle w:val="ListParagraph"/>
        <w:numPr>
          <w:ilvl w:val="0"/>
          <w:numId w:val="18"/>
        </w:numPr>
        <w:spacing w:after="0" w:line="240" w:lineRule="auto"/>
        <w:jc w:val="both"/>
        <w:rPr>
          <w:rFonts w:ascii="Times New Roman" w:hAnsi="Times New Roman" w:cs="Times New Roman"/>
          <w:sz w:val="24"/>
          <w:szCs w:val="24"/>
        </w:rPr>
      </w:pPr>
      <w:r w:rsidRPr="00C1225A">
        <w:rPr>
          <w:rFonts w:ascii="Times New Roman" w:hAnsi="Times New Roman" w:cs="Times New Roman"/>
          <w:i/>
          <w:sz w:val="24"/>
          <w:szCs w:val="24"/>
        </w:rPr>
        <w:t>providers</w:t>
      </w:r>
      <w:r>
        <w:rPr>
          <w:rFonts w:ascii="Times New Roman" w:hAnsi="Times New Roman" w:cs="Times New Roman"/>
          <w:sz w:val="24"/>
          <w:szCs w:val="24"/>
        </w:rPr>
        <w:t xml:space="preserve"> - </w:t>
      </w:r>
      <w:r w:rsidRPr="00360AA8">
        <w:rPr>
          <w:rFonts w:ascii="Times New Roman" w:hAnsi="Times New Roman" w:cs="Times New Roman"/>
          <w:sz w:val="24"/>
          <w:szCs w:val="24"/>
        </w:rPr>
        <w:t>kreatori servisa</w:t>
      </w:r>
      <w:r>
        <w:rPr>
          <w:rFonts w:ascii="Times New Roman" w:hAnsi="Times New Roman" w:cs="Times New Roman"/>
          <w:sz w:val="24"/>
          <w:szCs w:val="24"/>
        </w:rPr>
        <w:t xml:space="preserve"> </w:t>
      </w:r>
      <w:r w:rsidRPr="00360AA8">
        <w:rPr>
          <w:rFonts w:ascii="Times New Roman" w:hAnsi="Times New Roman" w:cs="Times New Roman"/>
          <w:sz w:val="24"/>
          <w:szCs w:val="24"/>
        </w:rPr>
        <w:t>(</w:t>
      </w:r>
      <w:r>
        <w:rPr>
          <w:rFonts w:ascii="Times New Roman" w:hAnsi="Times New Roman" w:cs="Times New Roman"/>
          <w:sz w:val="24"/>
          <w:szCs w:val="24"/>
        </w:rPr>
        <w:t xml:space="preserve">eng. </w:t>
      </w:r>
      <w:r w:rsidRPr="00C1225A">
        <w:rPr>
          <w:rFonts w:ascii="Times New Roman" w:hAnsi="Times New Roman" w:cs="Times New Roman"/>
          <w:i/>
          <w:sz w:val="24"/>
          <w:szCs w:val="24"/>
        </w:rPr>
        <w:t>services</w:t>
      </w:r>
      <w:r w:rsidRPr="00360AA8">
        <w:rPr>
          <w:rFonts w:ascii="Times New Roman" w:hAnsi="Times New Roman" w:cs="Times New Roman"/>
          <w:sz w:val="24"/>
          <w:szCs w:val="24"/>
        </w:rPr>
        <w:t>) koje ovaj modul pruža u globalnoj kolekciji servisa.</w:t>
      </w:r>
    </w:p>
    <w:p w:rsidR="00A20D00" w:rsidRDefault="00A20D00" w:rsidP="001C78EF">
      <w:pPr>
        <w:pStyle w:val="ListParagraph"/>
        <w:numPr>
          <w:ilvl w:val="0"/>
          <w:numId w:val="18"/>
        </w:numPr>
        <w:spacing w:after="0" w:line="240" w:lineRule="auto"/>
        <w:jc w:val="both"/>
        <w:rPr>
          <w:rFonts w:ascii="Times New Roman" w:hAnsi="Times New Roman" w:cs="Times New Roman"/>
          <w:sz w:val="24"/>
          <w:szCs w:val="24"/>
        </w:rPr>
      </w:pPr>
      <w:r w:rsidRPr="00C1225A">
        <w:rPr>
          <w:rFonts w:ascii="Times New Roman" w:hAnsi="Times New Roman" w:cs="Times New Roman"/>
          <w:i/>
          <w:sz w:val="24"/>
          <w:szCs w:val="24"/>
        </w:rPr>
        <w:t>bootstrap</w:t>
      </w:r>
      <w:r w:rsidRPr="00C1225A">
        <w:rPr>
          <w:rFonts w:ascii="Times New Roman" w:hAnsi="Times New Roman" w:cs="Times New Roman"/>
          <w:sz w:val="24"/>
          <w:szCs w:val="24"/>
        </w:rPr>
        <w:t xml:space="preserve"> - glavni pogled</w:t>
      </w:r>
      <w:r>
        <w:rPr>
          <w:rFonts w:ascii="Times New Roman" w:hAnsi="Times New Roman" w:cs="Times New Roman"/>
          <w:sz w:val="24"/>
          <w:szCs w:val="24"/>
        </w:rPr>
        <w:t xml:space="preserve"> aplikacije, koja se naziva kor</w:t>
      </w:r>
      <w:r w:rsidRPr="00C1225A">
        <w:rPr>
          <w:rFonts w:ascii="Times New Roman" w:hAnsi="Times New Roman" w:cs="Times New Roman"/>
          <w:sz w:val="24"/>
          <w:szCs w:val="24"/>
        </w:rPr>
        <w:t>jeska komponenta</w:t>
      </w:r>
      <w:r>
        <w:rPr>
          <w:rFonts w:ascii="Times New Roman" w:hAnsi="Times New Roman" w:cs="Times New Roman"/>
          <w:sz w:val="24"/>
          <w:szCs w:val="24"/>
        </w:rPr>
        <w:t xml:space="preserve"> </w:t>
      </w:r>
      <w:r w:rsidRPr="00C1225A">
        <w:rPr>
          <w:rFonts w:ascii="Times New Roman" w:hAnsi="Times New Roman" w:cs="Times New Roman"/>
          <w:sz w:val="24"/>
          <w:szCs w:val="24"/>
        </w:rPr>
        <w:t>(</w:t>
      </w:r>
      <w:r>
        <w:rPr>
          <w:rFonts w:ascii="Times New Roman" w:hAnsi="Times New Roman" w:cs="Times New Roman"/>
          <w:sz w:val="24"/>
          <w:szCs w:val="24"/>
        </w:rPr>
        <w:t xml:space="preserve">eng. </w:t>
      </w:r>
      <w:r w:rsidRPr="00C1225A">
        <w:rPr>
          <w:rFonts w:ascii="Times New Roman" w:hAnsi="Times New Roman" w:cs="Times New Roman"/>
          <w:i/>
          <w:sz w:val="24"/>
          <w:szCs w:val="24"/>
        </w:rPr>
        <w:t>root component</w:t>
      </w:r>
      <w:r w:rsidRPr="00C1225A">
        <w:rPr>
          <w:rFonts w:ascii="Times New Roman" w:hAnsi="Times New Roman" w:cs="Times New Roman"/>
          <w:sz w:val="24"/>
          <w:szCs w:val="24"/>
        </w:rPr>
        <w:t xml:space="preserve">) i sadrži sve ostale poglede aplikacije. Samo </w:t>
      </w:r>
      <w:r w:rsidRPr="00FA34AD">
        <w:rPr>
          <w:rFonts w:ascii="Times New Roman" w:hAnsi="Times New Roman" w:cs="Times New Roman"/>
          <w:i/>
          <w:sz w:val="24"/>
          <w:szCs w:val="24"/>
        </w:rPr>
        <w:t>AppModue</w:t>
      </w:r>
      <w:r w:rsidRPr="00C1225A">
        <w:rPr>
          <w:rFonts w:ascii="Times New Roman" w:hAnsi="Times New Roman" w:cs="Times New Roman"/>
          <w:sz w:val="24"/>
          <w:szCs w:val="24"/>
        </w:rPr>
        <w:t xml:space="preserve"> smije imati ovo svojstvo</w:t>
      </w:r>
      <w:r>
        <w:rPr>
          <w:rFonts w:ascii="Times New Roman" w:hAnsi="Times New Roman" w:cs="Times New Roman"/>
          <w:sz w:val="24"/>
          <w:szCs w:val="24"/>
        </w:rPr>
        <w:t>.</w:t>
      </w:r>
    </w:p>
    <w:p w:rsidR="00A20D00" w:rsidRDefault="00A20D00" w:rsidP="001C78EF">
      <w:pPr>
        <w:pStyle w:val="ListParagraph"/>
        <w:spacing w:after="0" w:line="240" w:lineRule="auto"/>
        <w:jc w:val="both"/>
        <w:rPr>
          <w:rFonts w:ascii="Times New Roman" w:hAnsi="Times New Roman" w:cs="Times New Roman"/>
          <w:i/>
          <w:sz w:val="24"/>
          <w:szCs w:val="24"/>
        </w:rPr>
      </w:pPr>
    </w:p>
    <w:p w:rsidR="00A20D00" w:rsidRPr="00360AA8" w:rsidRDefault="00A20D00" w:rsidP="001C78EF">
      <w:pPr>
        <w:pStyle w:val="ListParagraph"/>
        <w:spacing w:after="0" w:line="240" w:lineRule="auto"/>
        <w:jc w:val="both"/>
        <w:rPr>
          <w:rFonts w:ascii="Times New Roman" w:hAnsi="Times New Roman" w:cs="Times New Roman"/>
          <w:sz w:val="24"/>
          <w:szCs w:val="24"/>
        </w:rPr>
      </w:pPr>
    </w:p>
    <w:p w:rsidR="00A20D00" w:rsidRDefault="00A20D00" w:rsidP="001C78EF">
      <w:pPr>
        <w:spacing w:after="0" w:line="240" w:lineRule="auto"/>
        <w:ind w:firstLine="36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Na Slici 7.4 je jednostavna definicija </w:t>
      </w:r>
      <w:r w:rsidRPr="00FA34AD">
        <w:rPr>
          <w:rFonts w:ascii="Times New Roman" w:hAnsi="Times New Roman" w:cs="Times New Roman"/>
          <w:i/>
          <w:sz w:val="24"/>
          <w:szCs w:val="24"/>
          <w:lang w:val="sr-Latn-BA"/>
        </w:rPr>
        <w:t>root</w:t>
      </w:r>
      <w:r>
        <w:rPr>
          <w:rFonts w:ascii="Times New Roman" w:hAnsi="Times New Roman" w:cs="Times New Roman"/>
          <w:sz w:val="24"/>
          <w:szCs w:val="24"/>
          <w:lang w:val="sr-Latn-BA"/>
        </w:rPr>
        <w:t xml:space="preserve"> </w:t>
      </w:r>
      <w:r w:rsidRPr="00FA34AD">
        <w:rPr>
          <w:rFonts w:ascii="Times New Roman" w:hAnsi="Times New Roman" w:cs="Times New Roman"/>
          <w:i/>
          <w:sz w:val="24"/>
          <w:szCs w:val="24"/>
          <w:lang w:val="sr-Latn-BA"/>
        </w:rPr>
        <w:t>NgModule</w:t>
      </w:r>
      <w:r>
        <w:rPr>
          <w:rFonts w:ascii="Times New Roman" w:hAnsi="Times New Roman" w:cs="Times New Roman"/>
          <w:sz w:val="24"/>
          <w:szCs w:val="24"/>
          <w:lang w:val="sr-Latn-BA"/>
        </w:rPr>
        <w:t>-a:</w:t>
      </w:r>
    </w:p>
    <w:p w:rsidR="00A20D00" w:rsidRDefault="00A20D00" w:rsidP="001C78EF">
      <w:pPr>
        <w:spacing w:after="0" w:line="240" w:lineRule="auto"/>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58" o:spid="_x0000_s1078" type="#_x0000_t202" style="position:absolute;left:0;text-align:left;margin-left:.75pt;margin-top:3.6pt;width:450.75pt;height:174.0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src/app/app.module.ts</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NgModule } from ‘@angular/core’;</w:t>
                  </w:r>
                </w:p>
                <w:p w:rsidR="000D75C7" w:rsidRDefault="000D75C7" w:rsidP="00A20D00">
                  <w:pPr>
                    <w:spacing w:after="0" w:line="240" w:lineRule="auto"/>
                    <w:rPr>
                      <w:rFonts w:ascii="Courier New" w:hAnsi="Courier New" w:cs="Courier New"/>
                    </w:rPr>
                  </w:pPr>
                  <w:r>
                    <w:rPr>
                      <w:rFonts w:ascii="Courier New" w:hAnsi="Courier New" w:cs="Courier New"/>
                    </w:rPr>
                    <w:t>import { BrowserModule } from ‘@angular/platform-browser’;</w:t>
                  </w:r>
                </w:p>
                <w:p w:rsidR="000D75C7" w:rsidRDefault="000D75C7" w:rsidP="00A20D00">
                  <w:pPr>
                    <w:spacing w:after="0" w:line="240" w:lineRule="auto"/>
                    <w:rPr>
                      <w:rFonts w:ascii="Courier New" w:hAnsi="Courier New" w:cs="Courier New"/>
                    </w:rPr>
                  </w:pPr>
                  <w:r>
                    <w:rPr>
                      <w:rFonts w:ascii="Courier New" w:hAnsi="Courier New" w:cs="Courier New"/>
                    </w:rPr>
                    <w:t>@NgModule({</w:t>
                  </w:r>
                </w:p>
                <w:p w:rsidR="000D75C7" w:rsidRDefault="000D75C7" w:rsidP="00A20D00">
                  <w:pPr>
                    <w:spacing w:after="0" w:line="240" w:lineRule="auto"/>
                    <w:rPr>
                      <w:rFonts w:ascii="Courier New" w:hAnsi="Courier New" w:cs="Courier New"/>
                    </w:rPr>
                  </w:pPr>
                  <w:r>
                    <w:rPr>
                      <w:rFonts w:ascii="Courier New" w:hAnsi="Courier New" w:cs="Courier New"/>
                    </w:rPr>
                    <w:tab/>
                    <w:t>imports: [ BrowserModule ],</w:t>
                  </w:r>
                </w:p>
                <w:p w:rsidR="000D75C7" w:rsidRDefault="000D75C7" w:rsidP="00A20D00">
                  <w:pPr>
                    <w:spacing w:after="0" w:line="240" w:lineRule="auto"/>
                    <w:rPr>
                      <w:rFonts w:ascii="Courier New" w:hAnsi="Courier New" w:cs="Courier New"/>
                    </w:rPr>
                  </w:pPr>
                  <w:r>
                    <w:rPr>
                      <w:rFonts w:ascii="Courier New" w:hAnsi="Courier New" w:cs="Courier New"/>
                    </w:rPr>
                    <w:tab/>
                    <w:t>providers: [ Login ],</w:t>
                  </w:r>
                </w:p>
                <w:p w:rsidR="000D75C7" w:rsidRDefault="000D75C7" w:rsidP="00A20D00">
                  <w:pPr>
                    <w:spacing w:after="0" w:line="240" w:lineRule="auto"/>
                    <w:rPr>
                      <w:rFonts w:ascii="Courier New" w:hAnsi="Courier New" w:cs="Courier New"/>
                    </w:rPr>
                  </w:pPr>
                  <w:r>
                    <w:rPr>
                      <w:rFonts w:ascii="Courier New" w:hAnsi="Courier New" w:cs="Courier New"/>
                    </w:rPr>
                    <w:tab/>
                    <w:t>declarations: [ AppComponent ],</w:t>
                  </w:r>
                </w:p>
                <w:p w:rsidR="000D75C7" w:rsidRDefault="000D75C7" w:rsidP="00A20D00">
                  <w:pPr>
                    <w:spacing w:after="0" w:line="240" w:lineRule="auto"/>
                    <w:rPr>
                      <w:rFonts w:ascii="Courier New" w:hAnsi="Courier New" w:cs="Courier New"/>
                    </w:rPr>
                  </w:pPr>
                  <w:r>
                    <w:rPr>
                      <w:rFonts w:ascii="Courier New" w:hAnsi="Courier New" w:cs="Courier New"/>
                    </w:rPr>
                    <w:tab/>
                    <w:t>exports: [ AppComponent ],</w:t>
                  </w:r>
                </w:p>
                <w:p w:rsidR="000D75C7" w:rsidRDefault="000D75C7" w:rsidP="00A20D00">
                  <w:pPr>
                    <w:spacing w:after="0" w:line="240" w:lineRule="auto"/>
                    <w:rPr>
                      <w:rFonts w:ascii="Courier New" w:hAnsi="Courier New" w:cs="Courier New"/>
                    </w:rPr>
                  </w:pPr>
                  <w:r>
                    <w:rPr>
                      <w:rFonts w:ascii="Courier New" w:hAnsi="Courier New" w:cs="Courier New"/>
                    </w:rPr>
                    <w:tab/>
                    <w:t>bootstrap: [ AppComponent ]</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E50BC7" w:rsidRDefault="000D75C7" w:rsidP="00A20D00">
                  <w:pPr>
                    <w:spacing w:after="0" w:line="240" w:lineRule="auto"/>
                    <w:rPr>
                      <w:rFonts w:ascii="Courier New" w:hAnsi="Courier New" w:cs="Courier New"/>
                    </w:rPr>
                  </w:pPr>
                  <w:r>
                    <w:rPr>
                      <w:rFonts w:ascii="Courier New" w:hAnsi="Courier New" w:cs="Courier New"/>
                    </w:rPr>
                    <w:t>export class AppModule {}</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Pr="00537B99"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46" o:spid="_x0000_s1079" type="#_x0000_t202" style="position:absolute;left:0;text-align:left;margin-left:.75pt;margin-top:3.4pt;width:450.75pt;height:20.35pt;z-index:2517053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sz w:val="24"/>
                      <w:szCs w:val="24"/>
                    </w:rPr>
                  </w:pPr>
                  <w:r w:rsidRPr="009E4C93">
                    <w:rPr>
                      <w:rFonts w:ascii="Times New Roman" w:hAnsi="Times New Roman" w:cs="Times New Roman"/>
                      <w:i/>
                    </w:rPr>
                    <w:t>Slika 7.4</w:t>
                  </w:r>
                  <w:r>
                    <w:rPr>
                      <w:rFonts w:ascii="Times New Roman" w:hAnsi="Times New Roman" w:cs="Times New Roman"/>
                      <w:i/>
                    </w:rPr>
                    <w:t xml:space="preserve"> – Definicija root modula</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1C78EF">
      <w:pPr>
        <w:spacing w:after="0" w:line="240" w:lineRule="auto"/>
        <w:ind w:firstLine="720"/>
        <w:jc w:val="both"/>
        <w:rPr>
          <w:rFonts w:ascii="Times New Roman" w:hAnsi="Times New Roman" w:cs="Times New Roman"/>
          <w:sz w:val="24"/>
          <w:szCs w:val="24"/>
        </w:rPr>
      </w:pPr>
      <w:r w:rsidRPr="009A7450">
        <w:rPr>
          <w:rFonts w:ascii="Times New Roman" w:hAnsi="Times New Roman" w:cs="Times New Roman"/>
          <w:i/>
          <w:sz w:val="24"/>
          <w:szCs w:val="24"/>
        </w:rPr>
        <w:t>Root</w:t>
      </w:r>
      <w:r>
        <w:rPr>
          <w:rFonts w:ascii="Times New Roman" w:hAnsi="Times New Roman" w:cs="Times New Roman"/>
          <w:sz w:val="24"/>
          <w:szCs w:val="24"/>
        </w:rPr>
        <w:t xml:space="preserve"> modul</w:t>
      </w:r>
      <w:r w:rsidR="001C78EF">
        <w:rPr>
          <w:rFonts w:ascii="Times New Roman" w:hAnsi="Times New Roman" w:cs="Times New Roman"/>
          <w:sz w:val="24"/>
          <w:szCs w:val="24"/>
        </w:rPr>
        <w:t xml:space="preserve"> </w:t>
      </w:r>
      <w:r>
        <w:rPr>
          <w:rFonts w:ascii="Times New Roman" w:hAnsi="Times New Roman" w:cs="Times New Roman"/>
          <w:sz w:val="24"/>
          <w:szCs w:val="24"/>
        </w:rPr>
        <w:t>-</w:t>
      </w:r>
      <w:r w:rsidR="001C78EF">
        <w:rPr>
          <w:rFonts w:ascii="Times New Roman" w:hAnsi="Times New Roman" w:cs="Times New Roman"/>
          <w:sz w:val="24"/>
          <w:szCs w:val="24"/>
        </w:rPr>
        <w:t xml:space="preserve"> </w:t>
      </w:r>
      <w:r w:rsidRPr="009A7450">
        <w:rPr>
          <w:rFonts w:ascii="Times New Roman" w:hAnsi="Times New Roman" w:cs="Times New Roman"/>
          <w:i/>
          <w:sz w:val="24"/>
          <w:szCs w:val="24"/>
        </w:rPr>
        <w:t>AppModule</w:t>
      </w:r>
      <w:r>
        <w:rPr>
          <w:rFonts w:ascii="Times New Roman" w:hAnsi="Times New Roman" w:cs="Times New Roman"/>
          <w:sz w:val="24"/>
          <w:szCs w:val="24"/>
        </w:rPr>
        <w:t xml:space="preserve"> uvijek ima korjensku komponentu, u primjeru sa Slike 7.4 to je AppComponent koja se kreira podizanjem (eng. </w:t>
      </w:r>
      <w:r w:rsidRPr="008A2880">
        <w:rPr>
          <w:rFonts w:ascii="Times New Roman" w:hAnsi="Times New Roman" w:cs="Times New Roman"/>
          <w:i/>
          <w:sz w:val="24"/>
          <w:szCs w:val="24"/>
        </w:rPr>
        <w:t>bootstra</w:t>
      </w:r>
      <w:r>
        <w:rPr>
          <w:rFonts w:ascii="Times New Roman" w:hAnsi="Times New Roman" w:cs="Times New Roman"/>
          <w:i/>
          <w:sz w:val="24"/>
          <w:szCs w:val="24"/>
        </w:rPr>
        <w:t>p</w:t>
      </w:r>
      <w:r w:rsidRPr="008A2880">
        <w:rPr>
          <w:rFonts w:ascii="Times New Roman" w:hAnsi="Times New Roman" w:cs="Times New Roman"/>
          <w:i/>
          <w:sz w:val="24"/>
          <w:szCs w:val="24"/>
        </w:rPr>
        <w:t>ping</w:t>
      </w:r>
      <w:r>
        <w:rPr>
          <w:rFonts w:ascii="Times New Roman" w:hAnsi="Times New Roman" w:cs="Times New Roman"/>
          <w:sz w:val="24"/>
          <w:szCs w:val="24"/>
        </w:rPr>
        <w:t xml:space="preserve">) modula. Svaki </w:t>
      </w:r>
      <w:r w:rsidRPr="00FA34AD">
        <w:rPr>
          <w:rFonts w:ascii="Times New Roman" w:hAnsi="Times New Roman" w:cs="Times New Roman"/>
          <w:i/>
          <w:sz w:val="24"/>
          <w:szCs w:val="24"/>
        </w:rPr>
        <w:t>NgModule</w:t>
      </w:r>
      <w:r>
        <w:rPr>
          <w:rFonts w:ascii="Times New Roman" w:hAnsi="Times New Roman" w:cs="Times New Roman"/>
          <w:sz w:val="24"/>
          <w:szCs w:val="24"/>
        </w:rPr>
        <w:t xml:space="preserve"> može uključiti više komponenti, koje se mogu učitati kroz ruter.</w:t>
      </w:r>
    </w:p>
    <w:p w:rsidR="00A20D00" w:rsidRDefault="00A20D00" w:rsidP="001C78EF">
      <w:pPr>
        <w:spacing w:after="0" w:line="240" w:lineRule="auto"/>
        <w:jc w:val="both"/>
        <w:rPr>
          <w:rFonts w:ascii="Times New Roman" w:hAnsi="Times New Roman" w:cs="Times New Roman"/>
          <w:sz w:val="24"/>
          <w:szCs w:val="24"/>
        </w:rPr>
      </w:pPr>
    </w:p>
    <w:p w:rsidR="00A20D00" w:rsidRPr="003D01F2" w:rsidRDefault="00A20D00"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Angular biblioteke – kolekcija </w:t>
      </w:r>
      <w:r w:rsidRPr="00FC3FA0">
        <w:rPr>
          <w:rFonts w:ascii="Times New Roman" w:hAnsi="Times New Roman" w:cs="Times New Roman"/>
          <w:i/>
          <w:sz w:val="24"/>
          <w:szCs w:val="24"/>
        </w:rPr>
        <w:t>JavaScript</w:t>
      </w:r>
      <w:r>
        <w:rPr>
          <w:rFonts w:ascii="Times New Roman" w:hAnsi="Times New Roman" w:cs="Times New Roman"/>
          <w:sz w:val="24"/>
          <w:szCs w:val="24"/>
        </w:rPr>
        <w:t xml:space="preserve"> modula koja čini Angular se posmatra kao biblioteka u drugim programskim jezicima. Ime svake Angular biblioteke ima prefiks </w:t>
      </w:r>
      <w:r w:rsidRPr="009A7450">
        <w:rPr>
          <w:rFonts w:ascii="Times New Roman" w:hAnsi="Times New Roman" w:cs="Times New Roman"/>
          <w:i/>
          <w:sz w:val="24"/>
          <w:szCs w:val="24"/>
        </w:rPr>
        <w:t>@angular</w:t>
      </w:r>
      <w:r>
        <w:rPr>
          <w:rFonts w:ascii="Times New Roman" w:hAnsi="Times New Roman" w:cs="Times New Roman"/>
          <w:sz w:val="24"/>
          <w:szCs w:val="24"/>
        </w:rPr>
        <w:t>. Ukoliko potrebne biblioteke nema, mo</w:t>
      </w:r>
      <w:r>
        <w:rPr>
          <w:rFonts w:ascii="Times New Roman" w:hAnsi="Times New Roman" w:cs="Times New Roman"/>
          <w:sz w:val="24"/>
          <w:szCs w:val="24"/>
          <w:lang w:val="sr-Latn-BA"/>
        </w:rPr>
        <w:t>že se instalirati pomoću NPM repozitorijuma.</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Komponente – </w:t>
      </w:r>
      <w:r w:rsidRPr="003D01F2">
        <w:rPr>
          <w:rFonts w:ascii="Times New Roman" w:hAnsi="Times New Roman" w:cs="Times New Roman"/>
          <w:sz w:val="24"/>
          <w:szCs w:val="24"/>
        </w:rPr>
        <w:t>svaka Angular aplikacija ima najmanje jednu komponentu</w:t>
      </w:r>
      <w:r>
        <w:rPr>
          <w:rFonts w:ascii="Times New Roman" w:hAnsi="Times New Roman" w:cs="Times New Roman"/>
          <w:sz w:val="24"/>
          <w:szCs w:val="24"/>
        </w:rPr>
        <w:t xml:space="preserve"> </w:t>
      </w:r>
      <w:r w:rsidRPr="003D01F2">
        <w:rPr>
          <w:rFonts w:ascii="Times New Roman" w:hAnsi="Times New Roman" w:cs="Times New Roman"/>
          <w:sz w:val="24"/>
          <w:szCs w:val="24"/>
        </w:rPr>
        <w:t>(</w:t>
      </w:r>
      <w:r w:rsidRPr="008A4009">
        <w:rPr>
          <w:rFonts w:ascii="Times New Roman" w:hAnsi="Times New Roman" w:cs="Times New Roman"/>
          <w:i/>
          <w:sz w:val="24"/>
          <w:szCs w:val="24"/>
        </w:rPr>
        <w:t>root component</w:t>
      </w:r>
      <w:r w:rsidRPr="003D01F2">
        <w:rPr>
          <w:rFonts w:ascii="Times New Roman" w:hAnsi="Times New Roman" w:cs="Times New Roman"/>
          <w:sz w:val="24"/>
          <w:szCs w:val="24"/>
        </w:rPr>
        <w:t>) koja povezuje hijerarhiju komponenti sa DOM-om.</w:t>
      </w:r>
      <w:r>
        <w:rPr>
          <w:rFonts w:ascii="Times New Roman" w:hAnsi="Times New Roman" w:cs="Times New Roman"/>
          <w:sz w:val="24"/>
          <w:szCs w:val="24"/>
        </w:rPr>
        <w:t xml:space="preserve"> </w:t>
      </w:r>
      <w:r w:rsidRPr="008A4009">
        <w:rPr>
          <w:rFonts w:ascii="Times New Roman" w:hAnsi="Times New Roman" w:cs="Times New Roman"/>
          <w:sz w:val="24"/>
          <w:szCs w:val="24"/>
        </w:rPr>
        <w:t>Svaka</w:t>
      </w:r>
      <w:r>
        <w:rPr>
          <w:rFonts w:ascii="Times New Roman" w:hAnsi="Times New Roman" w:cs="Times New Roman"/>
          <w:sz w:val="24"/>
          <w:szCs w:val="24"/>
        </w:rPr>
        <w:t xml:space="preserve"> komponenta definiše klasu koja </w:t>
      </w:r>
      <w:r w:rsidRPr="008A4009">
        <w:rPr>
          <w:rFonts w:ascii="Times New Roman" w:hAnsi="Times New Roman" w:cs="Times New Roman"/>
          <w:sz w:val="24"/>
          <w:szCs w:val="24"/>
        </w:rPr>
        <w:t>sadrži</w:t>
      </w:r>
      <w:r>
        <w:rPr>
          <w:rFonts w:ascii="Times New Roman" w:hAnsi="Times New Roman" w:cs="Times New Roman"/>
          <w:sz w:val="24"/>
          <w:szCs w:val="24"/>
        </w:rPr>
        <w:t xml:space="preserve"> </w:t>
      </w:r>
      <w:r w:rsidRPr="008A4009">
        <w:rPr>
          <w:rFonts w:ascii="Times New Roman" w:hAnsi="Times New Roman" w:cs="Times New Roman"/>
          <w:sz w:val="24"/>
          <w:szCs w:val="24"/>
        </w:rPr>
        <w:t>logiku</w:t>
      </w:r>
      <w:r>
        <w:rPr>
          <w:rFonts w:ascii="Times New Roman" w:hAnsi="Times New Roman" w:cs="Times New Roman"/>
          <w:sz w:val="24"/>
          <w:szCs w:val="24"/>
        </w:rPr>
        <w:t xml:space="preserve"> i podatke o aplikaciji</w:t>
      </w:r>
      <w:r w:rsidRPr="008A4009">
        <w:rPr>
          <w:rFonts w:ascii="Times New Roman" w:hAnsi="Times New Roman" w:cs="Times New Roman"/>
          <w:sz w:val="24"/>
          <w:szCs w:val="24"/>
        </w:rPr>
        <w:t xml:space="preserve">, a povezana je sa HMTL </w:t>
      </w:r>
      <w:r w:rsidRPr="008A4009">
        <w:rPr>
          <w:rFonts w:ascii="Times New Roman" w:hAnsi="Times New Roman" w:cs="Times New Roman"/>
          <w:i/>
          <w:sz w:val="24"/>
          <w:szCs w:val="24"/>
        </w:rPr>
        <w:t>template</w:t>
      </w:r>
      <w:r>
        <w:rPr>
          <w:rFonts w:ascii="Times New Roman" w:hAnsi="Times New Roman" w:cs="Times New Roman"/>
          <w:sz w:val="24"/>
          <w:szCs w:val="24"/>
        </w:rPr>
        <w:t xml:space="preserve">-om </w:t>
      </w:r>
      <w:r w:rsidRPr="008A4009">
        <w:rPr>
          <w:rFonts w:ascii="Times New Roman" w:hAnsi="Times New Roman" w:cs="Times New Roman"/>
          <w:sz w:val="24"/>
          <w:szCs w:val="24"/>
        </w:rPr>
        <w:t>(</w:t>
      </w:r>
      <w:r>
        <w:rPr>
          <w:rFonts w:ascii="Times New Roman" w:hAnsi="Times New Roman" w:cs="Times New Roman"/>
          <w:sz w:val="24"/>
          <w:szCs w:val="24"/>
        </w:rPr>
        <w:t>datotekom</w:t>
      </w:r>
      <w:r w:rsidRPr="008A4009">
        <w:rPr>
          <w:rFonts w:ascii="Times New Roman" w:hAnsi="Times New Roman" w:cs="Times New Roman"/>
          <w:sz w:val="24"/>
          <w:szCs w:val="24"/>
        </w:rPr>
        <w:t xml:space="preserve">) koji definiše ono što će </w:t>
      </w:r>
      <w:r>
        <w:rPr>
          <w:rFonts w:ascii="Times New Roman" w:hAnsi="Times New Roman" w:cs="Times New Roman"/>
          <w:sz w:val="24"/>
          <w:szCs w:val="24"/>
        </w:rPr>
        <w:t>biti</w:t>
      </w:r>
      <w:r w:rsidRPr="008A4009">
        <w:rPr>
          <w:rFonts w:ascii="Times New Roman" w:hAnsi="Times New Roman" w:cs="Times New Roman"/>
          <w:sz w:val="24"/>
          <w:szCs w:val="24"/>
        </w:rPr>
        <w:t xml:space="preserve"> prikaza</w:t>
      </w:r>
      <w:r>
        <w:rPr>
          <w:rFonts w:ascii="Times New Roman" w:hAnsi="Times New Roman" w:cs="Times New Roman"/>
          <w:sz w:val="24"/>
          <w:szCs w:val="24"/>
        </w:rPr>
        <w:t>no</w:t>
      </w:r>
      <w:r w:rsidRPr="008A4009">
        <w:rPr>
          <w:rFonts w:ascii="Times New Roman" w:hAnsi="Times New Roman" w:cs="Times New Roman"/>
          <w:sz w:val="24"/>
          <w:szCs w:val="24"/>
        </w:rPr>
        <w:t>.</w:t>
      </w:r>
      <w:r>
        <w:rPr>
          <w:rFonts w:ascii="Times New Roman" w:hAnsi="Times New Roman" w:cs="Times New Roman"/>
          <w:sz w:val="24"/>
          <w:szCs w:val="24"/>
        </w:rPr>
        <w:t xml:space="preserve"> </w:t>
      </w:r>
      <w:r w:rsidRPr="008A4009">
        <w:rPr>
          <w:rFonts w:ascii="Times New Roman" w:hAnsi="Times New Roman" w:cs="Times New Roman"/>
          <w:sz w:val="24"/>
          <w:szCs w:val="24"/>
        </w:rPr>
        <w:t xml:space="preserve">Dekorator </w:t>
      </w:r>
      <w:r w:rsidRPr="009A7450">
        <w:rPr>
          <w:rFonts w:ascii="Times New Roman" w:hAnsi="Times New Roman" w:cs="Times New Roman"/>
          <w:i/>
          <w:sz w:val="24"/>
          <w:szCs w:val="24"/>
        </w:rPr>
        <w:t>@Component</w:t>
      </w:r>
      <w:r w:rsidRPr="008A4009">
        <w:rPr>
          <w:rFonts w:ascii="Times New Roman" w:hAnsi="Times New Roman" w:cs="Times New Roman"/>
          <w:sz w:val="24"/>
          <w:szCs w:val="24"/>
        </w:rPr>
        <w:t xml:space="preserve"> identifikuje klasu kao komponentu </w:t>
      </w:r>
      <w:r>
        <w:rPr>
          <w:rFonts w:ascii="Times New Roman" w:hAnsi="Times New Roman" w:cs="Times New Roman"/>
          <w:sz w:val="24"/>
          <w:szCs w:val="24"/>
        </w:rPr>
        <w:t>i definiše meta</w:t>
      </w:r>
      <w:r w:rsidRPr="008A4009">
        <w:rPr>
          <w:rFonts w:ascii="Times New Roman" w:hAnsi="Times New Roman" w:cs="Times New Roman"/>
          <w:sz w:val="24"/>
          <w:szCs w:val="24"/>
        </w:rPr>
        <w:t>podatke specifične za komponentu.</w:t>
      </w:r>
      <w:r>
        <w:rPr>
          <w:rFonts w:ascii="Times New Roman" w:hAnsi="Times New Roman" w:cs="Times New Roman"/>
          <w:sz w:val="24"/>
          <w:szCs w:val="24"/>
        </w:rPr>
        <w:t xml:space="preserve"> Klasa komunicira sa </w:t>
      </w:r>
      <w:r w:rsidRPr="008A4009">
        <w:rPr>
          <w:rFonts w:ascii="Times New Roman" w:hAnsi="Times New Roman" w:cs="Times New Roman"/>
          <w:sz w:val="24"/>
          <w:szCs w:val="24"/>
        </w:rPr>
        <w:t xml:space="preserve">HMTL </w:t>
      </w:r>
      <w:r w:rsidRPr="008A4009">
        <w:rPr>
          <w:rFonts w:ascii="Times New Roman" w:hAnsi="Times New Roman" w:cs="Times New Roman"/>
          <w:i/>
          <w:sz w:val="24"/>
          <w:szCs w:val="24"/>
        </w:rPr>
        <w:t>template</w:t>
      </w:r>
      <w:r>
        <w:rPr>
          <w:rFonts w:ascii="Times New Roman" w:hAnsi="Times New Roman" w:cs="Times New Roman"/>
          <w:sz w:val="24"/>
          <w:szCs w:val="24"/>
        </w:rPr>
        <w:t>-om pomoću svojstava i metoda. Najva</w:t>
      </w:r>
      <w:r w:rsidRPr="008A4009">
        <w:rPr>
          <w:rFonts w:ascii="Times New Roman" w:hAnsi="Times New Roman" w:cs="Times New Roman"/>
          <w:sz w:val="24"/>
          <w:szCs w:val="24"/>
        </w:rPr>
        <w:t>žniji podaci koji opisuju komponentu su:</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pStyle w:val="ListParagraph"/>
        <w:numPr>
          <w:ilvl w:val="0"/>
          <w:numId w:val="19"/>
        </w:numPr>
        <w:spacing w:after="0" w:line="240" w:lineRule="auto"/>
        <w:jc w:val="both"/>
        <w:rPr>
          <w:rFonts w:ascii="Times New Roman" w:hAnsi="Times New Roman" w:cs="Times New Roman"/>
          <w:sz w:val="24"/>
          <w:szCs w:val="24"/>
        </w:rPr>
      </w:pPr>
      <w:r w:rsidRPr="008A4009">
        <w:rPr>
          <w:rFonts w:ascii="Times New Roman" w:hAnsi="Times New Roman" w:cs="Times New Roman"/>
          <w:i/>
          <w:sz w:val="24"/>
          <w:szCs w:val="24"/>
        </w:rPr>
        <w:t>selector</w:t>
      </w:r>
      <w:r w:rsidRPr="008A4009">
        <w:rPr>
          <w:rFonts w:ascii="Times New Roman" w:hAnsi="Times New Roman" w:cs="Times New Roman"/>
          <w:sz w:val="24"/>
          <w:szCs w:val="24"/>
        </w:rPr>
        <w:t xml:space="preserve"> - CSS selektor koji kaže Angular</w:t>
      </w:r>
      <w:r>
        <w:rPr>
          <w:rFonts w:ascii="Times New Roman" w:hAnsi="Times New Roman" w:cs="Times New Roman"/>
          <w:sz w:val="24"/>
          <w:szCs w:val="24"/>
        </w:rPr>
        <w:t>-</w:t>
      </w:r>
      <w:r w:rsidRPr="008A4009">
        <w:rPr>
          <w:rFonts w:ascii="Times New Roman" w:hAnsi="Times New Roman" w:cs="Times New Roman"/>
          <w:sz w:val="24"/>
          <w:szCs w:val="24"/>
        </w:rPr>
        <w:t>u da kreira i ubaci odgovarajući tag u HTML stranicu.</w:t>
      </w:r>
    </w:p>
    <w:p w:rsidR="00A20D00" w:rsidRDefault="00A20D00" w:rsidP="001C78EF">
      <w:pPr>
        <w:pStyle w:val="ListParagraph"/>
        <w:numPr>
          <w:ilvl w:val="0"/>
          <w:numId w:val="19"/>
        </w:numPr>
        <w:spacing w:after="0" w:line="240" w:lineRule="auto"/>
        <w:jc w:val="both"/>
        <w:rPr>
          <w:rFonts w:ascii="Times New Roman" w:hAnsi="Times New Roman" w:cs="Times New Roman"/>
          <w:sz w:val="24"/>
          <w:szCs w:val="24"/>
        </w:rPr>
      </w:pPr>
      <w:r w:rsidRPr="00ED19D1">
        <w:rPr>
          <w:rFonts w:ascii="Times New Roman" w:hAnsi="Times New Roman" w:cs="Times New Roman"/>
          <w:i/>
          <w:sz w:val="24"/>
          <w:szCs w:val="24"/>
        </w:rPr>
        <w:t>templateUrl</w:t>
      </w:r>
      <w:r w:rsidRPr="00ED19D1">
        <w:rPr>
          <w:rFonts w:ascii="Times New Roman" w:hAnsi="Times New Roman" w:cs="Times New Roman"/>
          <w:sz w:val="24"/>
          <w:szCs w:val="24"/>
        </w:rPr>
        <w:t xml:space="preserve"> - rel</w:t>
      </w:r>
      <w:r>
        <w:rPr>
          <w:rFonts w:ascii="Times New Roman" w:hAnsi="Times New Roman" w:cs="Times New Roman"/>
          <w:sz w:val="24"/>
          <w:szCs w:val="24"/>
        </w:rPr>
        <w:t>a</w:t>
      </w:r>
      <w:r w:rsidRPr="00ED19D1">
        <w:rPr>
          <w:rFonts w:ascii="Times New Roman" w:hAnsi="Times New Roman" w:cs="Times New Roman"/>
          <w:sz w:val="24"/>
          <w:szCs w:val="24"/>
        </w:rPr>
        <w:t xml:space="preserve">tivna putanja na kojoj se nalazi HTML </w:t>
      </w:r>
      <w:r>
        <w:rPr>
          <w:rFonts w:ascii="Times New Roman" w:hAnsi="Times New Roman" w:cs="Times New Roman"/>
          <w:sz w:val="24"/>
          <w:szCs w:val="24"/>
        </w:rPr>
        <w:t>datoteka</w:t>
      </w:r>
      <w:r w:rsidRPr="00ED19D1">
        <w:rPr>
          <w:rFonts w:ascii="Times New Roman" w:hAnsi="Times New Roman" w:cs="Times New Roman"/>
          <w:sz w:val="24"/>
          <w:szCs w:val="24"/>
        </w:rPr>
        <w:t xml:space="preserve"> (</w:t>
      </w:r>
      <w:r w:rsidRPr="001B42E7">
        <w:rPr>
          <w:rFonts w:ascii="Times New Roman" w:hAnsi="Times New Roman" w:cs="Times New Roman"/>
          <w:i/>
          <w:sz w:val="24"/>
          <w:szCs w:val="24"/>
        </w:rPr>
        <w:t>template</w:t>
      </w:r>
      <w:r w:rsidRPr="00ED19D1">
        <w:rPr>
          <w:rFonts w:ascii="Times New Roman" w:hAnsi="Times New Roman" w:cs="Times New Roman"/>
          <w:sz w:val="24"/>
          <w:szCs w:val="24"/>
        </w:rPr>
        <w:t>) komponente</w:t>
      </w:r>
      <w:r>
        <w:rPr>
          <w:rFonts w:ascii="Times New Roman" w:hAnsi="Times New Roman" w:cs="Times New Roman"/>
          <w:sz w:val="24"/>
          <w:szCs w:val="24"/>
        </w:rPr>
        <w:t>.</w:t>
      </w:r>
    </w:p>
    <w:p w:rsidR="00A20D00" w:rsidRDefault="00A20D00" w:rsidP="001C78EF">
      <w:pPr>
        <w:pStyle w:val="ListParagraph"/>
        <w:numPr>
          <w:ilvl w:val="0"/>
          <w:numId w:val="19"/>
        </w:numPr>
        <w:spacing w:after="0" w:line="240" w:lineRule="auto"/>
        <w:jc w:val="both"/>
        <w:rPr>
          <w:rFonts w:ascii="Times New Roman" w:hAnsi="Times New Roman" w:cs="Times New Roman"/>
          <w:sz w:val="24"/>
          <w:szCs w:val="24"/>
        </w:rPr>
      </w:pPr>
      <w:r w:rsidRPr="00ED19D1">
        <w:rPr>
          <w:rFonts w:ascii="Times New Roman" w:hAnsi="Times New Roman" w:cs="Times New Roman"/>
          <w:i/>
          <w:sz w:val="24"/>
          <w:szCs w:val="24"/>
        </w:rPr>
        <w:t>providers</w:t>
      </w:r>
      <w:r>
        <w:rPr>
          <w:rFonts w:ascii="Times New Roman" w:hAnsi="Times New Roman" w:cs="Times New Roman"/>
          <w:sz w:val="24"/>
          <w:szCs w:val="24"/>
        </w:rPr>
        <w:t xml:space="preserve"> - l</w:t>
      </w:r>
      <w:r w:rsidRPr="00ED19D1">
        <w:rPr>
          <w:rFonts w:ascii="Times New Roman" w:hAnsi="Times New Roman" w:cs="Times New Roman"/>
          <w:sz w:val="24"/>
          <w:szCs w:val="24"/>
        </w:rPr>
        <w:t>ista provajdera</w:t>
      </w:r>
      <w:r>
        <w:rPr>
          <w:rFonts w:ascii="Times New Roman" w:hAnsi="Times New Roman" w:cs="Times New Roman"/>
          <w:sz w:val="24"/>
          <w:szCs w:val="24"/>
        </w:rPr>
        <w:t xml:space="preserve"> </w:t>
      </w:r>
      <w:r w:rsidRPr="00ED19D1">
        <w:rPr>
          <w:rFonts w:ascii="Times New Roman" w:hAnsi="Times New Roman" w:cs="Times New Roman"/>
          <w:sz w:val="24"/>
          <w:szCs w:val="24"/>
        </w:rPr>
        <w:t>(</w:t>
      </w:r>
      <w:r>
        <w:rPr>
          <w:rFonts w:ascii="Times New Roman" w:hAnsi="Times New Roman" w:cs="Times New Roman"/>
          <w:sz w:val="24"/>
          <w:szCs w:val="24"/>
        </w:rPr>
        <w:t xml:space="preserve">eng. </w:t>
      </w:r>
      <w:r w:rsidRPr="00ED19D1">
        <w:rPr>
          <w:rFonts w:ascii="Times New Roman" w:hAnsi="Times New Roman" w:cs="Times New Roman"/>
          <w:i/>
          <w:sz w:val="24"/>
          <w:szCs w:val="24"/>
        </w:rPr>
        <w:t>providers</w:t>
      </w:r>
      <w:r w:rsidRPr="00ED19D1">
        <w:rPr>
          <w:rFonts w:ascii="Times New Roman" w:hAnsi="Times New Roman" w:cs="Times New Roman"/>
          <w:sz w:val="24"/>
          <w:szCs w:val="24"/>
        </w:rPr>
        <w:t>) koje komponenta zaht</w:t>
      </w:r>
      <w:r>
        <w:rPr>
          <w:rFonts w:ascii="Times New Roman" w:hAnsi="Times New Roman" w:cs="Times New Roman"/>
          <w:sz w:val="24"/>
          <w:szCs w:val="24"/>
        </w:rPr>
        <w:t>i</w:t>
      </w:r>
      <w:r w:rsidRPr="00ED19D1">
        <w:rPr>
          <w:rFonts w:ascii="Times New Roman" w:hAnsi="Times New Roman" w:cs="Times New Roman"/>
          <w:sz w:val="24"/>
          <w:szCs w:val="24"/>
        </w:rPr>
        <w:t>jeva.</w:t>
      </w:r>
    </w:p>
    <w:p w:rsidR="00A20D00" w:rsidRDefault="00A20D00" w:rsidP="001C78EF">
      <w:pPr>
        <w:spacing w:after="0" w:line="240" w:lineRule="auto"/>
        <w:jc w:val="both"/>
        <w:rPr>
          <w:rFonts w:ascii="Times New Roman" w:hAnsi="Times New Roman" w:cs="Times New Roman"/>
          <w:sz w:val="24"/>
          <w:szCs w:val="24"/>
        </w:rPr>
      </w:pPr>
    </w:p>
    <w:p w:rsidR="001C78EF" w:rsidRDefault="001C78EF" w:rsidP="001C78EF">
      <w:pPr>
        <w:spacing w:after="0" w:line="240" w:lineRule="auto"/>
        <w:jc w:val="both"/>
        <w:rPr>
          <w:rFonts w:ascii="Times New Roman" w:hAnsi="Times New Roman" w:cs="Times New Roman"/>
          <w:sz w:val="24"/>
          <w:szCs w:val="24"/>
        </w:rPr>
      </w:pPr>
    </w:p>
    <w:p w:rsidR="00A20D00" w:rsidRDefault="00A20D00" w:rsidP="001C78E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Na Slici 7.5 je prikazan jednostavan primjer k</w:t>
      </w:r>
      <w:r w:rsidR="001C78EF">
        <w:rPr>
          <w:rFonts w:ascii="Times New Roman" w:hAnsi="Times New Roman" w:cs="Times New Roman"/>
          <w:sz w:val="24"/>
          <w:szCs w:val="24"/>
        </w:rPr>
        <w:t>lase komponente sa metapodacima.</w:t>
      </w:r>
    </w:p>
    <w:p w:rsidR="001C78EF" w:rsidRDefault="001C78EF" w:rsidP="001C78EF">
      <w:pPr>
        <w:spacing w:after="0" w:line="240" w:lineRule="auto"/>
        <w:ind w:firstLine="720"/>
        <w:jc w:val="both"/>
        <w:rPr>
          <w:rFonts w:ascii="Times New Roman" w:hAnsi="Times New Roman" w:cs="Times New Roman"/>
          <w:sz w:val="24"/>
          <w:szCs w:val="24"/>
        </w:rPr>
      </w:pPr>
    </w:p>
    <w:p w:rsidR="001C78EF" w:rsidRDefault="001C78EF" w:rsidP="001C78EF">
      <w:pPr>
        <w:spacing w:after="0" w:line="240" w:lineRule="auto"/>
        <w:ind w:firstLine="720"/>
        <w:jc w:val="both"/>
        <w:rPr>
          <w:rFonts w:ascii="Times New Roman" w:hAnsi="Times New Roman" w:cs="Times New Roman"/>
          <w:sz w:val="24"/>
          <w:szCs w:val="24"/>
        </w:rPr>
      </w:pPr>
    </w:p>
    <w:p w:rsidR="001C78EF" w:rsidRDefault="001C78EF" w:rsidP="001C78EF">
      <w:pPr>
        <w:spacing w:after="0" w:line="240" w:lineRule="auto"/>
        <w:ind w:firstLine="720"/>
        <w:jc w:val="both"/>
        <w:rPr>
          <w:rFonts w:ascii="Times New Roman" w:hAnsi="Times New Roman" w:cs="Times New Roman"/>
          <w:sz w:val="24"/>
          <w:szCs w:val="24"/>
        </w:rPr>
      </w:pPr>
    </w:p>
    <w:p w:rsidR="001C78EF" w:rsidRDefault="001C78EF" w:rsidP="001C78EF">
      <w:pPr>
        <w:spacing w:after="0" w:line="240" w:lineRule="auto"/>
        <w:ind w:firstLine="72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pict>
          <v:shape id="Text Box 49" o:spid="_x0000_s1080" type="#_x0000_t202" style="position:absolute;left:0;text-align:left;margin-left:.75pt;margin-top:.45pt;width:451.5pt;height:160.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xml:space="preserve">// </w:t>
                  </w:r>
                  <w:r>
                    <w:rPr>
                      <w:rFonts w:ascii="Courier New" w:hAnsi="Courier New" w:cs="Courier New"/>
                    </w:rPr>
                    <w:t>student-list</w:t>
                  </w:r>
                  <w:r>
                    <w:rPr>
                      <w:rFonts w:ascii="Courier New" w:hAnsi="Courier New" w:cs="Courier New"/>
                      <w:lang w:val="sr-Latn-BA"/>
                    </w:rPr>
                    <w:t>.component.ts</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Component } from ‘@angular/core’;</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@Component({</w:t>
                  </w:r>
                </w:p>
                <w:p w:rsidR="000D75C7" w:rsidRDefault="000D75C7" w:rsidP="00A20D00">
                  <w:pPr>
                    <w:spacing w:after="0" w:line="240" w:lineRule="auto"/>
                    <w:rPr>
                      <w:rFonts w:ascii="Courier New" w:hAnsi="Courier New" w:cs="Courier New"/>
                    </w:rPr>
                  </w:pPr>
                  <w:r>
                    <w:rPr>
                      <w:rFonts w:ascii="Courier New" w:hAnsi="Courier New" w:cs="Courier New"/>
                    </w:rPr>
                    <w:tab/>
                    <w:t>selector: ‘app-student-list’,</w:t>
                  </w:r>
                </w:p>
                <w:p w:rsidR="000D75C7" w:rsidRDefault="000D75C7" w:rsidP="00A20D00">
                  <w:pPr>
                    <w:spacing w:after="0" w:line="240" w:lineRule="auto"/>
                    <w:rPr>
                      <w:rFonts w:ascii="Courier New" w:hAnsi="Courier New" w:cs="Courier New"/>
                    </w:rPr>
                  </w:pPr>
                  <w:r>
                    <w:rPr>
                      <w:rFonts w:ascii="Courier New" w:hAnsi="Courier New" w:cs="Courier New"/>
                    </w:rPr>
                    <w:tab/>
                    <w:t>templateUrl: ‘./student-list.component.html’,</w:t>
                  </w:r>
                </w:p>
                <w:p w:rsidR="000D75C7" w:rsidRDefault="000D75C7" w:rsidP="00A20D00">
                  <w:pPr>
                    <w:spacing w:after="0" w:line="240" w:lineRule="auto"/>
                    <w:rPr>
                      <w:rFonts w:ascii="Courier New" w:hAnsi="Courier New" w:cs="Courier New"/>
                    </w:rPr>
                  </w:pPr>
                  <w:r>
                    <w:rPr>
                      <w:rFonts w:ascii="Courier New" w:hAnsi="Courier New" w:cs="Courier New"/>
                    </w:rPr>
                    <w:tab/>
                    <w:t>providers: [ StudentService ]</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Export class StudentListComponent implements OnInt {</w:t>
                  </w:r>
                </w:p>
                <w:p w:rsidR="000D75C7" w:rsidRDefault="000D75C7" w:rsidP="00A20D00">
                  <w:pPr>
                    <w:spacing w:after="0" w:line="240" w:lineRule="auto"/>
                    <w:rPr>
                      <w:rFonts w:ascii="Courier New" w:hAnsi="Courier New" w:cs="Courier New"/>
                    </w:rPr>
                  </w:pPr>
                  <w:r>
                    <w:rPr>
                      <w:rFonts w:ascii="Courier New" w:hAnsi="Courier New" w:cs="Courier New"/>
                    </w:rPr>
                    <w:t>/* … */</w:t>
                  </w:r>
                </w:p>
                <w:p w:rsidR="000D75C7" w:rsidRPr="005F5CE5"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50" o:spid="_x0000_s1081" type="#_x0000_t202" style="position:absolute;left:0;text-align:left;margin-left:.75pt;margin-top:1.65pt;width:451.5pt;height:20.3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" stroked="f">
            <v:path arrowok="t"/>
            <v:textbox style="mso-fit-shape-to-text:t" inset="0,0,0,0">
              <w:txbxContent>
                <w:p w:rsidR="000D75C7" w:rsidRPr="009E4C93" w:rsidRDefault="000D75C7" w:rsidP="00A20D00">
                  <w:pPr>
                    <w:pStyle w:val="Caption"/>
                    <w:jc w:val="center"/>
                    <w:rPr>
                      <w:rFonts w:ascii="Times New Roman" w:hAnsi="Times New Roman" w:cs="Times New Roman"/>
                      <w:i/>
                      <w:noProof/>
                      <w:sz w:val="24"/>
                      <w:szCs w:val="24"/>
                    </w:rPr>
                  </w:pPr>
                  <w:r w:rsidRPr="009E4C93">
                    <w:rPr>
                      <w:rFonts w:ascii="Times New Roman" w:hAnsi="Times New Roman" w:cs="Times New Roman"/>
                      <w:i/>
                    </w:rPr>
                    <w:t>Slika 7.5</w:t>
                  </w:r>
                  <w:r>
                    <w:rPr>
                      <w:rFonts w:ascii="Times New Roman" w:hAnsi="Times New Roman" w:cs="Times New Roman"/>
                      <w:i/>
                    </w:rPr>
                    <w:t xml:space="preserve"> – Primjer klase za komponentu student-list</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1C78EF">
      <w:pPr>
        <w:spacing w:after="0" w:line="240" w:lineRule="auto"/>
        <w:ind w:left="360"/>
        <w:jc w:val="both"/>
        <w:rPr>
          <w:rFonts w:ascii="Times New Roman" w:hAnsi="Times New Roman" w:cs="Times New Roman"/>
          <w:sz w:val="24"/>
          <w:szCs w:val="24"/>
        </w:rPr>
      </w:pPr>
    </w:p>
    <w:p w:rsidR="00A20D00" w:rsidRDefault="00A20D00" w:rsidP="001C78EF">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Pogled (eng. </w:t>
      </w:r>
      <w:r w:rsidRPr="001B42E7">
        <w:rPr>
          <w:rFonts w:ascii="Times New Roman" w:hAnsi="Times New Roman" w:cs="Times New Roman"/>
          <w:i/>
          <w:sz w:val="24"/>
          <w:szCs w:val="24"/>
        </w:rPr>
        <w:t>view</w:t>
      </w:r>
      <w:r>
        <w:rPr>
          <w:rFonts w:ascii="Times New Roman" w:hAnsi="Times New Roman" w:cs="Times New Roman"/>
          <w:sz w:val="24"/>
          <w:szCs w:val="24"/>
        </w:rPr>
        <w:t>) komponente se defini</w:t>
      </w:r>
      <w:r>
        <w:rPr>
          <w:rFonts w:ascii="Times New Roman" w:hAnsi="Times New Roman" w:cs="Times New Roman"/>
          <w:sz w:val="24"/>
          <w:szCs w:val="24"/>
          <w:lang w:val="sr-Latn-BA"/>
        </w:rPr>
        <w:t xml:space="preserve">še pomoću </w:t>
      </w:r>
      <w:r w:rsidRPr="00ED19D1">
        <w:rPr>
          <w:rFonts w:ascii="Times New Roman" w:hAnsi="Times New Roman" w:cs="Times New Roman"/>
          <w:i/>
          <w:sz w:val="24"/>
          <w:szCs w:val="24"/>
          <w:lang w:val="sr-Latn-BA"/>
        </w:rPr>
        <w:t>template</w:t>
      </w:r>
      <w:r>
        <w:rPr>
          <w:rFonts w:ascii="Times New Roman" w:hAnsi="Times New Roman" w:cs="Times New Roman"/>
          <w:sz w:val="24"/>
          <w:szCs w:val="24"/>
          <w:lang w:val="sr-Latn-BA"/>
        </w:rPr>
        <w:t xml:space="preserve">-a. </w:t>
      </w:r>
      <w:r w:rsidRPr="00ED19D1">
        <w:rPr>
          <w:rFonts w:ascii="Times New Roman" w:hAnsi="Times New Roman" w:cs="Times New Roman"/>
          <w:i/>
          <w:sz w:val="24"/>
          <w:szCs w:val="24"/>
          <w:lang w:val="sr-Latn-BA"/>
        </w:rPr>
        <w:t>Template</w:t>
      </w:r>
      <w:r>
        <w:rPr>
          <w:rFonts w:ascii="Times New Roman" w:hAnsi="Times New Roman" w:cs="Times New Roman"/>
          <w:sz w:val="24"/>
          <w:szCs w:val="24"/>
          <w:lang w:val="sr-Latn-BA"/>
        </w:rPr>
        <w:t xml:space="preserve"> je oblika HTML </w:t>
      </w:r>
      <w:r>
        <w:rPr>
          <w:rFonts w:ascii="Times New Roman" w:hAnsi="Times New Roman" w:cs="Times New Roman"/>
          <w:sz w:val="24"/>
          <w:szCs w:val="24"/>
        </w:rPr>
        <w:t>dokumenta sa proširenom Angular sintaksom pomoću koje se sadržaj mijenja na osnovu logike komponente i stanja aplikacije.</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9A7450">
        <w:rPr>
          <w:rFonts w:ascii="Times New Roman" w:hAnsi="Times New Roman" w:cs="Times New Roman"/>
          <w:i/>
          <w:sz w:val="24"/>
          <w:szCs w:val="24"/>
        </w:rPr>
        <w:t>Data-binding</w:t>
      </w:r>
      <w:r>
        <w:rPr>
          <w:rFonts w:ascii="Times New Roman" w:hAnsi="Times New Roman" w:cs="Times New Roman"/>
          <w:sz w:val="24"/>
          <w:szCs w:val="24"/>
        </w:rPr>
        <w:t xml:space="preserve"> (vezanje podataka) - Angular podržava dvosm</w:t>
      </w:r>
      <w:r w:rsidRPr="00974D0C">
        <w:rPr>
          <w:rFonts w:ascii="Times New Roman" w:hAnsi="Times New Roman" w:cs="Times New Roman"/>
          <w:sz w:val="24"/>
          <w:szCs w:val="24"/>
        </w:rPr>
        <w:t xml:space="preserve">jerno </w:t>
      </w:r>
      <w:r>
        <w:rPr>
          <w:rFonts w:ascii="Times New Roman" w:hAnsi="Times New Roman" w:cs="Times New Roman"/>
          <w:sz w:val="24"/>
          <w:szCs w:val="24"/>
        </w:rPr>
        <w:t xml:space="preserve">vezanje </w:t>
      </w:r>
      <w:r w:rsidRPr="00974D0C">
        <w:rPr>
          <w:rFonts w:ascii="Times New Roman" w:hAnsi="Times New Roman" w:cs="Times New Roman"/>
          <w:sz w:val="24"/>
          <w:szCs w:val="24"/>
        </w:rPr>
        <w:t xml:space="preserve">podataka, mehanizam za koordinaciju dijelova </w:t>
      </w:r>
      <w:r w:rsidRPr="00974D0C">
        <w:rPr>
          <w:rFonts w:ascii="Times New Roman" w:hAnsi="Times New Roman" w:cs="Times New Roman"/>
          <w:i/>
          <w:sz w:val="24"/>
          <w:szCs w:val="24"/>
        </w:rPr>
        <w:t>template</w:t>
      </w:r>
      <w:r w:rsidRPr="00974D0C">
        <w:rPr>
          <w:rFonts w:ascii="Times New Roman" w:hAnsi="Times New Roman" w:cs="Times New Roman"/>
          <w:sz w:val="24"/>
          <w:szCs w:val="24"/>
        </w:rPr>
        <w:t xml:space="preserve">-a i dijelova komponente. U suprotnom, programer bi bio zadužen za ubacivanje vrijednosti podataka u HTML i pretvaranje korisničkih </w:t>
      </w:r>
      <w:r>
        <w:rPr>
          <w:rFonts w:ascii="Times New Roman" w:hAnsi="Times New Roman" w:cs="Times New Roman"/>
          <w:sz w:val="24"/>
          <w:szCs w:val="24"/>
        </w:rPr>
        <w:t>unosa</w:t>
      </w:r>
      <w:r w:rsidRPr="00974D0C">
        <w:rPr>
          <w:rFonts w:ascii="Times New Roman" w:hAnsi="Times New Roman" w:cs="Times New Roman"/>
          <w:sz w:val="24"/>
          <w:szCs w:val="24"/>
        </w:rPr>
        <w:t xml:space="preserve"> u akcije i ažuriranje vrijednosti. U HTML </w:t>
      </w:r>
      <w:r w:rsidRPr="00974D0C">
        <w:rPr>
          <w:rFonts w:ascii="Times New Roman" w:hAnsi="Times New Roman" w:cs="Times New Roman"/>
          <w:i/>
          <w:sz w:val="24"/>
          <w:szCs w:val="24"/>
        </w:rPr>
        <w:t>template</w:t>
      </w:r>
      <w:r w:rsidRPr="00974D0C">
        <w:rPr>
          <w:rFonts w:ascii="Times New Roman" w:hAnsi="Times New Roman" w:cs="Times New Roman"/>
          <w:sz w:val="24"/>
          <w:szCs w:val="24"/>
        </w:rPr>
        <w:t xml:space="preserve"> -u se dodaje oznaka za </w:t>
      </w:r>
      <w:r>
        <w:rPr>
          <w:rFonts w:ascii="Times New Roman" w:hAnsi="Times New Roman" w:cs="Times New Roman"/>
          <w:sz w:val="24"/>
          <w:szCs w:val="24"/>
        </w:rPr>
        <w:t>vezanje podataka</w:t>
      </w:r>
      <w:r w:rsidRPr="00974D0C">
        <w:rPr>
          <w:rFonts w:ascii="Times New Roman" w:hAnsi="Times New Roman" w:cs="Times New Roman"/>
          <w:sz w:val="24"/>
          <w:szCs w:val="24"/>
        </w:rPr>
        <w:t xml:space="preserve"> kako</w:t>
      </w:r>
      <w:r>
        <w:rPr>
          <w:rFonts w:ascii="Times New Roman" w:hAnsi="Times New Roman" w:cs="Times New Roman"/>
          <w:sz w:val="24"/>
          <w:szCs w:val="24"/>
        </w:rPr>
        <w:t xml:space="preserve"> </w:t>
      </w:r>
      <w:r w:rsidRPr="00974D0C">
        <w:rPr>
          <w:rFonts w:ascii="Times New Roman" w:hAnsi="Times New Roman" w:cs="Times New Roman"/>
          <w:sz w:val="24"/>
          <w:szCs w:val="24"/>
        </w:rPr>
        <w:t>bi Angular znao kako da poveže obe strane. Slijede primjeri ovih oznaka:</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{{value}}</w:t>
      </w:r>
    </w:p>
    <w:p w:rsidR="00A20D00" w:rsidRDefault="00A20D00" w:rsidP="001C78EF">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[property] = “value”</w:t>
      </w:r>
    </w:p>
    <w:p w:rsidR="00A20D00" w:rsidRDefault="00A20D00" w:rsidP="001C78EF">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(event) = “handler”</w:t>
      </w:r>
    </w:p>
    <w:p w:rsidR="00A20D00" w:rsidRDefault="00A20D00" w:rsidP="001C78EF">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[(ng-model)] = “property” – </w:t>
      </w:r>
      <w:r w:rsidRPr="00FC3FA0">
        <w:rPr>
          <w:rFonts w:ascii="Times New Roman" w:hAnsi="Times New Roman" w:cs="Times New Roman"/>
          <w:i/>
          <w:sz w:val="24"/>
          <w:szCs w:val="24"/>
        </w:rPr>
        <w:t>two-way data binding.</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spacing w:after="0" w:line="240" w:lineRule="auto"/>
        <w:ind w:firstLine="360"/>
        <w:jc w:val="both"/>
        <w:rPr>
          <w:rFonts w:ascii="Times New Roman" w:hAnsi="Times New Roman" w:cs="Times New Roman"/>
          <w:sz w:val="24"/>
          <w:szCs w:val="24"/>
        </w:rPr>
      </w:pPr>
      <w:r w:rsidRPr="001B42E7">
        <w:rPr>
          <w:rFonts w:ascii="Times New Roman" w:hAnsi="Times New Roman" w:cs="Times New Roman"/>
          <w:i/>
          <w:sz w:val="24"/>
          <w:szCs w:val="24"/>
        </w:rPr>
        <w:t>Pipes</w:t>
      </w:r>
      <w:r>
        <w:rPr>
          <w:rFonts w:ascii="Times New Roman" w:hAnsi="Times New Roman" w:cs="Times New Roman"/>
          <w:sz w:val="24"/>
          <w:szCs w:val="24"/>
        </w:rPr>
        <w:t xml:space="preserve"> – Angular </w:t>
      </w:r>
      <w:r w:rsidRPr="001B42E7">
        <w:rPr>
          <w:rFonts w:ascii="Times New Roman" w:hAnsi="Times New Roman" w:cs="Times New Roman"/>
          <w:i/>
          <w:sz w:val="24"/>
          <w:szCs w:val="24"/>
        </w:rPr>
        <w:t>pipes</w:t>
      </w:r>
      <w:r>
        <w:rPr>
          <w:rFonts w:ascii="Times New Roman" w:hAnsi="Times New Roman" w:cs="Times New Roman"/>
          <w:sz w:val="24"/>
          <w:szCs w:val="24"/>
        </w:rPr>
        <w:t xml:space="preserve"> obe</w:t>
      </w:r>
      <w:r>
        <w:rPr>
          <w:rFonts w:ascii="Times New Roman" w:hAnsi="Times New Roman" w:cs="Times New Roman"/>
          <w:sz w:val="24"/>
          <w:szCs w:val="24"/>
          <w:lang w:val="sr-Latn-BA"/>
        </w:rPr>
        <w:t xml:space="preserve">zbijeđuju deklaraciju </w:t>
      </w:r>
      <w:r w:rsidRPr="003272B4">
        <w:rPr>
          <w:rFonts w:ascii="Times New Roman" w:hAnsi="Times New Roman" w:cs="Times New Roman"/>
          <w:i/>
          <w:sz w:val="24"/>
          <w:szCs w:val="24"/>
          <w:lang w:val="sr-Latn-BA"/>
        </w:rPr>
        <w:t>display-value</w:t>
      </w:r>
      <w:r>
        <w:rPr>
          <w:rFonts w:ascii="Times New Roman" w:hAnsi="Times New Roman" w:cs="Times New Roman"/>
          <w:sz w:val="24"/>
          <w:szCs w:val="24"/>
          <w:lang w:val="sr-Latn-BA"/>
        </w:rPr>
        <w:t xml:space="preserve"> transformacije u HTML</w:t>
      </w:r>
      <w:r>
        <w:rPr>
          <w:rFonts w:ascii="Times New Roman" w:hAnsi="Times New Roman" w:cs="Times New Roman"/>
          <w:sz w:val="24"/>
          <w:szCs w:val="24"/>
        </w:rPr>
        <w:t xml:space="preserve">dokumentu. </w:t>
      </w:r>
      <w:r w:rsidRPr="005148AD">
        <w:rPr>
          <w:rFonts w:ascii="Times New Roman" w:hAnsi="Times New Roman" w:cs="Times New Roman"/>
          <w:sz w:val="24"/>
          <w:szCs w:val="24"/>
        </w:rPr>
        <w:t xml:space="preserve">Klasa koja ima </w:t>
      </w:r>
      <w:r w:rsidRPr="009A7450">
        <w:rPr>
          <w:rFonts w:ascii="Times New Roman" w:hAnsi="Times New Roman" w:cs="Times New Roman"/>
          <w:i/>
          <w:sz w:val="24"/>
          <w:szCs w:val="24"/>
        </w:rPr>
        <w:t>@Pipe</w:t>
      </w:r>
      <w:r w:rsidRPr="005148AD">
        <w:rPr>
          <w:rFonts w:ascii="Times New Roman" w:hAnsi="Times New Roman" w:cs="Times New Roman"/>
          <w:sz w:val="24"/>
          <w:szCs w:val="24"/>
        </w:rPr>
        <w:t xml:space="preserve"> dekorator definiše funkciju</w:t>
      </w:r>
      <w:r>
        <w:rPr>
          <w:rFonts w:ascii="Times New Roman" w:hAnsi="Times New Roman" w:cs="Times New Roman"/>
          <w:sz w:val="24"/>
          <w:szCs w:val="24"/>
        </w:rPr>
        <w:t xml:space="preserve"> </w:t>
      </w:r>
      <w:r w:rsidRPr="007C52E7">
        <w:rPr>
          <w:rFonts w:ascii="Times New Roman" w:hAnsi="Times New Roman" w:cs="Times New Roman"/>
          <w:sz w:val="24"/>
          <w:szCs w:val="24"/>
        </w:rPr>
        <w:t>koja transformiše ulaznu vrijednost u izlaznu kako bi se prikazala.</w:t>
      </w:r>
      <w:r>
        <w:rPr>
          <w:rFonts w:ascii="Times New Roman" w:hAnsi="Times New Roman" w:cs="Times New Roman"/>
          <w:sz w:val="24"/>
          <w:szCs w:val="24"/>
        </w:rPr>
        <w:t xml:space="preserve"> </w:t>
      </w:r>
      <w:r w:rsidRPr="007C52E7">
        <w:rPr>
          <w:rFonts w:ascii="Times New Roman" w:hAnsi="Times New Roman" w:cs="Times New Roman"/>
          <w:sz w:val="24"/>
          <w:szCs w:val="24"/>
        </w:rPr>
        <w:t xml:space="preserve">Kako bi se specifikovala vrijednost transformacije u HTML-u, koristi se </w:t>
      </w:r>
      <w:r w:rsidRPr="001B42E7">
        <w:rPr>
          <w:rFonts w:ascii="Times New Roman" w:hAnsi="Times New Roman" w:cs="Times New Roman"/>
          <w:i/>
          <w:sz w:val="24"/>
          <w:szCs w:val="24"/>
        </w:rPr>
        <w:t>pipe</w:t>
      </w:r>
      <w:r w:rsidRPr="007C52E7">
        <w:rPr>
          <w:rFonts w:ascii="Times New Roman" w:hAnsi="Times New Roman" w:cs="Times New Roman"/>
          <w:sz w:val="24"/>
          <w:szCs w:val="24"/>
        </w:rPr>
        <w:t xml:space="preserve"> operator |</w:t>
      </w:r>
      <w:r>
        <w:rPr>
          <w:rFonts w:ascii="Times New Roman" w:hAnsi="Times New Roman" w:cs="Times New Roman"/>
          <w:sz w:val="24"/>
          <w:szCs w:val="24"/>
        </w:rPr>
        <w:t xml:space="preserve"> .</w:t>
      </w:r>
    </w:p>
    <w:p w:rsidR="00A20D00" w:rsidRDefault="00A20D00" w:rsidP="001C78EF">
      <w:pPr>
        <w:spacing w:after="0" w:line="240" w:lineRule="auto"/>
        <w:jc w:val="both"/>
        <w:rPr>
          <w:rFonts w:ascii="Times New Roman" w:hAnsi="Times New Roman" w:cs="Times New Roman"/>
          <w:sz w:val="24"/>
          <w:szCs w:val="24"/>
        </w:rPr>
      </w:pPr>
    </w:p>
    <w:p w:rsidR="00A20D00" w:rsidRDefault="00A20D00"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Direktive – Kada Angular prikazuje sadržaj </w:t>
      </w:r>
      <w:r w:rsidRPr="00190434">
        <w:rPr>
          <w:rFonts w:ascii="Times New Roman" w:hAnsi="Times New Roman" w:cs="Times New Roman"/>
          <w:i/>
          <w:sz w:val="24"/>
          <w:szCs w:val="24"/>
        </w:rPr>
        <w:t>template</w:t>
      </w:r>
      <w:r>
        <w:rPr>
          <w:rFonts w:ascii="Times New Roman" w:hAnsi="Times New Roman" w:cs="Times New Roman"/>
          <w:sz w:val="24"/>
          <w:szCs w:val="24"/>
        </w:rPr>
        <w:t xml:space="preserve">-a, </w:t>
      </w:r>
      <w:r w:rsidRPr="00404427">
        <w:rPr>
          <w:rFonts w:ascii="Times New Roman" w:hAnsi="Times New Roman" w:cs="Times New Roman"/>
          <w:sz w:val="24"/>
          <w:szCs w:val="24"/>
        </w:rPr>
        <w:t xml:space="preserve">transformiše </w:t>
      </w:r>
      <w:r>
        <w:rPr>
          <w:rFonts w:ascii="Times New Roman" w:hAnsi="Times New Roman" w:cs="Times New Roman"/>
          <w:sz w:val="24"/>
          <w:szCs w:val="24"/>
        </w:rPr>
        <w:t xml:space="preserve">se </w:t>
      </w:r>
      <w:r w:rsidRPr="00404427">
        <w:rPr>
          <w:rFonts w:ascii="Times New Roman" w:hAnsi="Times New Roman" w:cs="Times New Roman"/>
          <w:sz w:val="24"/>
          <w:szCs w:val="24"/>
        </w:rPr>
        <w:t>DOM prema uputstvima koje daju direktive.</w:t>
      </w:r>
      <w:r>
        <w:rPr>
          <w:rFonts w:ascii="Times New Roman" w:hAnsi="Times New Roman" w:cs="Times New Roman"/>
          <w:sz w:val="24"/>
          <w:szCs w:val="24"/>
        </w:rPr>
        <w:t xml:space="preserve"> Direktive su klase sa </w:t>
      </w:r>
      <w:r w:rsidRPr="009A7450">
        <w:rPr>
          <w:rFonts w:ascii="Times New Roman" w:hAnsi="Times New Roman" w:cs="Times New Roman"/>
          <w:i/>
          <w:sz w:val="24"/>
          <w:szCs w:val="24"/>
        </w:rPr>
        <w:t>@Directive</w:t>
      </w:r>
      <w:r w:rsidRPr="00404427">
        <w:rPr>
          <w:rFonts w:ascii="Times New Roman" w:hAnsi="Times New Roman" w:cs="Times New Roman"/>
          <w:sz w:val="24"/>
          <w:szCs w:val="24"/>
        </w:rPr>
        <w:t xml:space="preserve"> dekoratorom.</w:t>
      </w:r>
      <w:r>
        <w:rPr>
          <w:rFonts w:ascii="Times New Roman" w:hAnsi="Times New Roman" w:cs="Times New Roman"/>
          <w:sz w:val="24"/>
          <w:szCs w:val="24"/>
        </w:rPr>
        <w:t xml:space="preserve"> </w:t>
      </w:r>
      <w:r w:rsidR="00280067">
        <w:rPr>
          <w:rFonts w:ascii="Times New Roman" w:hAnsi="Times New Roman" w:cs="Times New Roman"/>
          <w:sz w:val="24"/>
          <w:szCs w:val="24"/>
        </w:rPr>
        <w:t>Postoje tri vrste direktiva:</w:t>
      </w:r>
      <w:r w:rsidR="00DB0A58">
        <w:rPr>
          <w:rFonts w:ascii="Times New Roman" w:hAnsi="Times New Roman" w:cs="Times New Roman"/>
          <w:sz w:val="24"/>
          <w:szCs w:val="24"/>
          <w:lang w:val="sr-Latn-BA"/>
        </w:rPr>
        <w:t xml:space="preserve"> komponenta</w:t>
      </w:r>
      <w:r w:rsidR="00280067">
        <w:rPr>
          <w:rFonts w:ascii="Times New Roman" w:hAnsi="Times New Roman" w:cs="Times New Roman"/>
          <w:sz w:val="24"/>
          <w:szCs w:val="24"/>
          <w:lang w:val="sr-Latn-BA"/>
        </w:rPr>
        <w:t xml:space="preserve"> u Angular-u</w:t>
      </w:r>
      <w:r w:rsidR="00DB0A58">
        <w:rPr>
          <w:rFonts w:ascii="Times New Roman" w:hAnsi="Times New Roman" w:cs="Times New Roman"/>
          <w:sz w:val="24"/>
          <w:szCs w:val="24"/>
          <w:lang w:val="sr-Latn-BA"/>
        </w:rPr>
        <w:t xml:space="preserve"> je spoj direktive i pogleda komponente.</w:t>
      </w:r>
      <w:r w:rsidR="00280067">
        <w:rPr>
          <w:rFonts w:ascii="Times New Roman" w:hAnsi="Times New Roman" w:cs="Times New Roman"/>
          <w:sz w:val="24"/>
          <w:szCs w:val="24"/>
        </w:rPr>
        <w:t xml:space="preserve"> </w:t>
      </w:r>
      <w:r>
        <w:rPr>
          <w:rFonts w:ascii="Times New Roman" w:hAnsi="Times New Roman" w:cs="Times New Roman"/>
          <w:sz w:val="24"/>
          <w:szCs w:val="24"/>
        </w:rPr>
        <w:t xml:space="preserve">Pored komponenti, </w:t>
      </w:r>
      <w:r w:rsidR="00DB0A58">
        <w:rPr>
          <w:rFonts w:ascii="Times New Roman" w:hAnsi="Times New Roman" w:cs="Times New Roman"/>
          <w:sz w:val="24"/>
          <w:szCs w:val="24"/>
        </w:rPr>
        <w:t xml:space="preserve">tu su i </w:t>
      </w:r>
      <w:r w:rsidRPr="00190434">
        <w:rPr>
          <w:rFonts w:ascii="Times New Roman" w:hAnsi="Times New Roman" w:cs="Times New Roman"/>
          <w:sz w:val="24"/>
          <w:szCs w:val="24"/>
          <w:lang w:val="sr-Latn-BA"/>
        </w:rPr>
        <w:t>struktural</w:t>
      </w:r>
      <w:r>
        <w:rPr>
          <w:rFonts w:ascii="Times New Roman" w:hAnsi="Times New Roman" w:cs="Times New Roman"/>
          <w:sz w:val="24"/>
          <w:szCs w:val="24"/>
          <w:lang w:val="sr-Latn-BA"/>
        </w:rPr>
        <w:t>n</w:t>
      </w:r>
      <w:r w:rsidRPr="00190434">
        <w:rPr>
          <w:rFonts w:ascii="Times New Roman" w:hAnsi="Times New Roman" w:cs="Times New Roman"/>
          <w:sz w:val="24"/>
          <w:szCs w:val="24"/>
          <w:lang w:val="sr-Latn-BA"/>
        </w:rPr>
        <w:t>e i atributne. Strukturalne direktive mijenjaju izgled dodavanjem, uklanjanjem i zamijenom</w:t>
      </w:r>
      <w:r>
        <w:rPr>
          <w:rFonts w:ascii="Times New Roman" w:hAnsi="Times New Roman" w:cs="Times New Roman"/>
          <w:sz w:val="24"/>
          <w:szCs w:val="24"/>
          <w:lang w:val="sr-Latn-BA"/>
        </w:rPr>
        <w:t xml:space="preserve"> </w:t>
      </w:r>
      <w:r w:rsidRPr="00190434">
        <w:rPr>
          <w:rFonts w:ascii="Times New Roman" w:hAnsi="Times New Roman" w:cs="Times New Roman"/>
          <w:sz w:val="24"/>
          <w:szCs w:val="24"/>
          <w:lang w:val="sr-Latn-BA"/>
        </w:rPr>
        <w:t>elemenata u DOM-u.</w:t>
      </w:r>
      <w:r w:rsidR="00DB0A58">
        <w:rPr>
          <w:rFonts w:ascii="Times New Roman" w:hAnsi="Times New Roman" w:cs="Times New Roman"/>
          <w:sz w:val="24"/>
          <w:szCs w:val="24"/>
          <w:lang w:val="sr-Latn-BA"/>
        </w:rPr>
        <w:t xml:space="preserve"> P</w:t>
      </w:r>
      <w:r w:rsidRPr="002A2C29">
        <w:rPr>
          <w:rFonts w:ascii="Times New Roman" w:hAnsi="Times New Roman" w:cs="Times New Roman"/>
          <w:sz w:val="24"/>
          <w:szCs w:val="24"/>
          <w:lang w:val="sr-Latn-BA"/>
        </w:rPr>
        <w:t>rimjer dve ugrađene strukturalne direkti</w:t>
      </w:r>
      <w:r>
        <w:rPr>
          <w:rFonts w:ascii="Times New Roman" w:hAnsi="Times New Roman" w:cs="Times New Roman"/>
          <w:sz w:val="24"/>
          <w:szCs w:val="24"/>
          <w:lang w:val="sr-Latn-BA"/>
        </w:rPr>
        <w:t>ve koje dodaju logiku aplikaciji:</w:t>
      </w:r>
    </w:p>
    <w:p w:rsidR="00DB0A58" w:rsidRDefault="00DB0A58" w:rsidP="001C78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*ngFor – iterator kroz listu </w:t>
      </w:r>
      <w:r w:rsidRPr="00067A86">
        <w:rPr>
          <w:rFonts w:ascii="Times New Roman" w:hAnsi="Times New Roman" w:cs="Times New Roman"/>
          <w:i/>
          <w:sz w:val="24"/>
          <w:szCs w:val="24"/>
        </w:rPr>
        <w:t>students</w:t>
      </w:r>
      <w:r w:rsidR="00B83577">
        <w:rPr>
          <w:rFonts w:ascii="Times New Roman" w:hAnsi="Times New Roman" w:cs="Times New Roman"/>
          <w:i/>
          <w:sz w:val="24"/>
          <w:szCs w:val="24"/>
        </w:rPr>
        <w:t>,</w:t>
      </w:r>
    </w:p>
    <w:p w:rsidR="00DB0A58" w:rsidRDefault="00DB0A58"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*ngIf – uslovna direktiva, uklju</w:t>
      </w:r>
      <w:r>
        <w:rPr>
          <w:rFonts w:ascii="Times New Roman" w:hAnsi="Times New Roman" w:cs="Times New Roman"/>
          <w:sz w:val="24"/>
          <w:szCs w:val="24"/>
          <w:lang w:val="sr-Latn-BA"/>
        </w:rPr>
        <w:t xml:space="preserve">čuje </w:t>
      </w:r>
      <w:r w:rsidRPr="00067A86">
        <w:rPr>
          <w:rFonts w:ascii="Times New Roman" w:hAnsi="Times New Roman" w:cs="Times New Roman"/>
          <w:i/>
          <w:sz w:val="24"/>
          <w:szCs w:val="24"/>
          <w:lang w:val="sr-Latn-BA"/>
        </w:rPr>
        <w:t>StudentList</w:t>
      </w:r>
      <w:r>
        <w:rPr>
          <w:rFonts w:ascii="Times New Roman" w:hAnsi="Times New Roman" w:cs="Times New Roman"/>
          <w:sz w:val="24"/>
          <w:szCs w:val="24"/>
          <w:lang w:val="sr-Latn-BA"/>
        </w:rPr>
        <w:t xml:space="preserve"> komponentu ukoliko </w:t>
      </w:r>
      <w:r w:rsidRPr="005F7A5E">
        <w:rPr>
          <w:rFonts w:ascii="Times New Roman" w:hAnsi="Times New Roman" w:cs="Times New Roman"/>
          <w:i/>
          <w:sz w:val="24"/>
          <w:szCs w:val="24"/>
          <w:lang w:val="sr-Latn-BA"/>
        </w:rPr>
        <w:t>selectedStudent</w:t>
      </w:r>
      <w:r>
        <w:rPr>
          <w:rFonts w:ascii="Times New Roman" w:hAnsi="Times New Roman" w:cs="Times New Roman"/>
          <w:sz w:val="24"/>
          <w:szCs w:val="24"/>
          <w:lang w:val="sr-Latn-BA"/>
        </w:rPr>
        <w:t xml:space="preserve"> postoji.</w:t>
      </w:r>
    </w:p>
    <w:p w:rsidR="00B83577" w:rsidRDefault="00DB0A58" w:rsidP="001C78EF">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DB0A58" w:rsidRDefault="00DB0A58" w:rsidP="001C78EF">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Na Slici 7.6</w:t>
      </w:r>
      <w:r w:rsidR="00B83577">
        <w:rPr>
          <w:rFonts w:ascii="Times New Roman" w:hAnsi="Times New Roman" w:cs="Times New Roman"/>
          <w:sz w:val="24"/>
          <w:szCs w:val="24"/>
          <w:lang w:val="sr-Latn-BA"/>
        </w:rPr>
        <w:t xml:space="preserve"> je prikazana primjena ove dvije direktive.</w:t>
      </w:r>
    </w:p>
    <w:p w:rsidR="001C78EF" w:rsidRDefault="001C78EF" w:rsidP="001C78EF">
      <w:pPr>
        <w:spacing w:after="0" w:line="240" w:lineRule="auto"/>
        <w:ind w:firstLine="720"/>
        <w:jc w:val="both"/>
        <w:rPr>
          <w:rFonts w:ascii="Times New Roman" w:hAnsi="Times New Roman" w:cs="Times New Roman"/>
          <w:sz w:val="24"/>
          <w:szCs w:val="24"/>
          <w:lang w:val="sr-Latn-BA"/>
        </w:rPr>
      </w:pPr>
    </w:p>
    <w:p w:rsidR="001C78EF" w:rsidRDefault="001C78EF" w:rsidP="001C78EF">
      <w:pPr>
        <w:spacing w:after="0" w:line="240" w:lineRule="auto"/>
        <w:ind w:firstLine="720"/>
        <w:jc w:val="both"/>
        <w:rPr>
          <w:rFonts w:ascii="Times New Roman" w:hAnsi="Times New Roman" w:cs="Times New Roman"/>
          <w:sz w:val="24"/>
          <w:szCs w:val="24"/>
          <w:lang w:val="sr-Latn-BA"/>
        </w:rPr>
      </w:pPr>
    </w:p>
    <w:p w:rsidR="001C78EF" w:rsidRPr="005C5275" w:rsidRDefault="001C78EF" w:rsidP="001C78EF">
      <w:pPr>
        <w:spacing w:after="0" w:line="240" w:lineRule="auto"/>
        <w:ind w:firstLine="72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Pr="00190434"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lastRenderedPageBreak/>
        <w:pict>
          <v:shape id="Text Box 51" o:spid="_x0000_s1082" type="#_x0000_t202" style="position:absolute;left:0;text-align:left;margin-left:.75pt;margin-top:4.1pt;width:451.5pt;height:60.7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src/app/students-list.component.html</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&lt;li *ngFor=</w:t>
                  </w:r>
                  <w:r>
                    <w:rPr>
                      <w:rFonts w:ascii="Courier New" w:hAnsi="Courier New" w:cs="Courier New"/>
                    </w:rPr>
                    <w:t>”let student of students”</w:t>
                  </w:r>
                  <w:r>
                    <w:rPr>
                      <w:rFonts w:ascii="Courier New" w:hAnsi="Courier New" w:cs="Courier New"/>
                      <w:lang w:val="sr-Latn-BA"/>
                    </w:rPr>
                    <w:t>&gt;&lt;/li&gt;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&lt;</w:t>
                  </w:r>
                  <w:r>
                    <w:rPr>
                      <w:rFonts w:ascii="Courier New" w:hAnsi="Courier New" w:cs="Courier New"/>
                    </w:rPr>
                    <w:t>app-student-list *ngIf=”selectedStudent”&gt;&lt;/app-student-list&gt;</w:t>
                  </w:r>
                </w:p>
                <w:p w:rsidR="000D75C7" w:rsidRPr="002A2C29" w:rsidRDefault="000D75C7" w:rsidP="00A20D00">
                  <w:pPr>
                    <w:spacing w:after="0" w:line="240" w:lineRule="auto"/>
                    <w:rPr>
                      <w:rFonts w:ascii="Courier New" w:hAnsi="Courier New" w:cs="Courier New"/>
                      <w:lang w:val="sr-Latn-BA"/>
                    </w:rPr>
                  </w:pPr>
                </w:p>
              </w:txbxContent>
            </v:textbox>
          </v:shape>
        </w:pict>
      </w:r>
    </w:p>
    <w:p w:rsidR="00A20D00" w:rsidRPr="0021454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rPr>
      </w:pPr>
    </w:p>
    <w:p w:rsidR="00A20D00" w:rsidRDefault="00A20D00" w:rsidP="00A20D00">
      <w:pPr>
        <w:spacing w:after="0"/>
        <w:jc w:val="both"/>
        <w:rPr>
          <w:rFonts w:ascii="Times New Roman" w:hAnsi="Times New Roman" w:cs="Times New Roman"/>
          <w:sz w:val="24"/>
          <w:szCs w:val="24"/>
        </w:rPr>
      </w:pPr>
    </w:p>
    <w:p w:rsidR="00A20D00" w:rsidRDefault="0010006C" w:rsidP="00A20D00">
      <w:pPr>
        <w:spacing w:after="0"/>
        <w:jc w:val="both"/>
        <w:rPr>
          <w:rFonts w:ascii="Times New Roman" w:hAnsi="Times New Roman" w:cs="Times New Roman"/>
          <w:sz w:val="24"/>
          <w:szCs w:val="24"/>
        </w:rPr>
      </w:pPr>
      <w:r>
        <w:rPr>
          <w:noProof/>
        </w:rPr>
        <w:pict>
          <v:shape id="Text Box 52" o:spid="_x0000_s1083" type="#_x0000_t202" style="position:absolute;left:0;text-align:left;margin-left:.75pt;margin-top:9.75pt;width:451.5pt;height:20.35pt;z-index:2517094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" stroked="f">
            <v:path arrowok="t"/>
            <v:textbox style="mso-fit-shape-to-text:t" inset="0,0,0,0">
              <w:txbxContent>
                <w:p w:rsidR="000D75C7" w:rsidRPr="00BF2DDF" w:rsidRDefault="000D75C7" w:rsidP="00A20D00">
                  <w:pPr>
                    <w:pStyle w:val="Caption"/>
                    <w:jc w:val="center"/>
                    <w:rPr>
                      <w:rFonts w:ascii="Times New Roman" w:hAnsi="Times New Roman" w:cs="Times New Roman"/>
                      <w:i/>
                      <w:noProof/>
                      <w:sz w:val="24"/>
                      <w:szCs w:val="24"/>
                    </w:rPr>
                  </w:pPr>
                  <w:r w:rsidRPr="00BF2DDF">
                    <w:rPr>
                      <w:rFonts w:ascii="Times New Roman" w:hAnsi="Times New Roman" w:cs="Times New Roman"/>
                      <w:i/>
                    </w:rPr>
                    <w:t>Slika 7.6</w:t>
                  </w:r>
                  <w:r>
                    <w:rPr>
                      <w:rFonts w:ascii="Times New Roman" w:hAnsi="Times New Roman" w:cs="Times New Roman"/>
                      <w:i/>
                    </w:rPr>
                    <w:t xml:space="preserve"> – Primjer strukturalnih direktiva</w:t>
                  </w:r>
                </w:p>
              </w:txbxContent>
            </v:textbox>
          </v:shape>
        </w:pict>
      </w:r>
    </w:p>
    <w:p w:rsidR="00A20D00" w:rsidRDefault="00A20D00" w:rsidP="00A20D00">
      <w:pPr>
        <w:spacing w:after="0"/>
        <w:jc w:val="both"/>
        <w:rPr>
          <w:rFonts w:ascii="Times New Roman" w:hAnsi="Times New Roman" w:cs="Times New Roman"/>
          <w:sz w:val="24"/>
          <w:szCs w:val="24"/>
        </w:rPr>
      </w:pPr>
    </w:p>
    <w:p w:rsidR="00A20D00" w:rsidRDefault="00A20D00" w:rsidP="00AD30FD">
      <w:pPr>
        <w:spacing w:after="0" w:line="240" w:lineRule="auto"/>
        <w:jc w:val="both"/>
        <w:rPr>
          <w:rFonts w:ascii="Times New Roman" w:hAnsi="Times New Roman" w:cs="Times New Roman"/>
          <w:sz w:val="24"/>
          <w:szCs w:val="24"/>
          <w:lang w:val="sr-Latn-BA"/>
        </w:rPr>
      </w:pPr>
    </w:p>
    <w:p w:rsidR="00A20D00" w:rsidRDefault="00A20D00" w:rsidP="00AD30FD">
      <w:pPr>
        <w:spacing w:after="0" w:line="240" w:lineRule="auto"/>
        <w:ind w:firstLine="720"/>
        <w:jc w:val="both"/>
        <w:rPr>
          <w:rFonts w:ascii="Times New Roman" w:hAnsi="Times New Roman" w:cs="Times New Roman"/>
          <w:sz w:val="24"/>
          <w:szCs w:val="24"/>
          <w:lang w:val="sr-Latn-BA"/>
        </w:rPr>
      </w:pPr>
      <w:r w:rsidRPr="00067A86">
        <w:rPr>
          <w:rFonts w:ascii="Times New Roman" w:hAnsi="Times New Roman" w:cs="Times New Roman"/>
          <w:sz w:val="24"/>
          <w:szCs w:val="24"/>
          <w:lang w:val="sr-Latn-BA"/>
        </w:rPr>
        <w:t>Atributne direktive mijenjaju izgled i ponašanje postojećeg e</w:t>
      </w:r>
      <w:r>
        <w:rPr>
          <w:rFonts w:ascii="Times New Roman" w:hAnsi="Times New Roman" w:cs="Times New Roman"/>
          <w:sz w:val="24"/>
          <w:szCs w:val="24"/>
          <w:lang w:val="sr-Latn-BA"/>
        </w:rPr>
        <w:t>lementa. Izgledaju kao regularn</w:t>
      </w:r>
      <w:r w:rsidRPr="00067A86">
        <w:rPr>
          <w:rFonts w:ascii="Times New Roman" w:hAnsi="Times New Roman" w:cs="Times New Roman"/>
          <w:sz w:val="24"/>
          <w:szCs w:val="24"/>
          <w:lang w:val="sr-Latn-BA"/>
        </w:rPr>
        <w:t>i atribut, pa se zbog toga i nazivaju atributni.</w:t>
      </w:r>
      <w:r>
        <w:rPr>
          <w:rFonts w:ascii="Times New Roman" w:hAnsi="Times New Roman" w:cs="Times New Roman"/>
          <w:sz w:val="24"/>
          <w:szCs w:val="24"/>
          <w:lang w:val="sr-Latn-BA"/>
        </w:rPr>
        <w:t xml:space="preserve"> </w:t>
      </w:r>
      <w:r w:rsidRPr="00067A86">
        <w:rPr>
          <w:rFonts w:ascii="Times New Roman" w:hAnsi="Times New Roman" w:cs="Times New Roman"/>
          <w:sz w:val="24"/>
          <w:szCs w:val="24"/>
          <w:lang w:val="sr-Latn-BA"/>
        </w:rPr>
        <w:t xml:space="preserve">Direktiva </w:t>
      </w:r>
      <w:r w:rsidRPr="00067A86">
        <w:rPr>
          <w:rFonts w:ascii="Times New Roman" w:hAnsi="Times New Roman" w:cs="Times New Roman"/>
          <w:i/>
          <w:sz w:val="24"/>
          <w:szCs w:val="24"/>
          <w:lang w:val="sr-Latn-BA"/>
        </w:rPr>
        <w:t>ngModel</w:t>
      </w:r>
      <w:r>
        <w:rPr>
          <w:rFonts w:ascii="Times New Roman" w:hAnsi="Times New Roman" w:cs="Times New Roman"/>
          <w:sz w:val="24"/>
          <w:szCs w:val="24"/>
          <w:lang w:val="sr-Latn-BA"/>
        </w:rPr>
        <w:t xml:space="preserve"> implementira dvosm</w:t>
      </w:r>
      <w:r w:rsidRPr="00067A86">
        <w:rPr>
          <w:rFonts w:ascii="Times New Roman" w:hAnsi="Times New Roman" w:cs="Times New Roman"/>
          <w:sz w:val="24"/>
          <w:szCs w:val="24"/>
          <w:lang w:val="sr-Latn-BA"/>
        </w:rPr>
        <w:t xml:space="preserve">jerno vezivanje podataka. Najčešće se koristi za </w:t>
      </w:r>
      <w:r w:rsidRPr="00067A86">
        <w:rPr>
          <w:rFonts w:ascii="Times New Roman" w:hAnsi="Times New Roman" w:cs="Times New Roman"/>
          <w:i/>
          <w:sz w:val="24"/>
          <w:szCs w:val="24"/>
          <w:lang w:val="sr-Latn-BA"/>
        </w:rPr>
        <w:t>&lt;input&gt;</w:t>
      </w:r>
      <w:r w:rsidRPr="00067A86">
        <w:rPr>
          <w:rFonts w:ascii="Times New Roman" w:hAnsi="Times New Roman" w:cs="Times New Roman"/>
          <w:sz w:val="24"/>
          <w:szCs w:val="24"/>
          <w:lang w:val="sr-Latn-BA"/>
        </w:rPr>
        <w:t xml:space="preserve"> element, tako što prikazuje vrijednost i odgov</w:t>
      </w:r>
      <w:r>
        <w:rPr>
          <w:rFonts w:ascii="Times New Roman" w:hAnsi="Times New Roman" w:cs="Times New Roman"/>
          <w:sz w:val="24"/>
          <w:szCs w:val="24"/>
          <w:lang w:val="sr-Latn-BA"/>
        </w:rPr>
        <w:t>ara na događaje kao što je prom</w:t>
      </w:r>
      <w:r w:rsidRPr="00067A86">
        <w:rPr>
          <w:rFonts w:ascii="Times New Roman" w:hAnsi="Times New Roman" w:cs="Times New Roman"/>
          <w:sz w:val="24"/>
          <w:szCs w:val="24"/>
          <w:lang w:val="sr-Latn-BA"/>
        </w:rPr>
        <w:t xml:space="preserve">jena vrijednosti unutar </w:t>
      </w:r>
      <w:r w:rsidRPr="00067A86">
        <w:rPr>
          <w:rFonts w:ascii="Times New Roman" w:hAnsi="Times New Roman" w:cs="Times New Roman"/>
          <w:i/>
          <w:sz w:val="24"/>
          <w:szCs w:val="24"/>
          <w:lang w:val="sr-Latn-BA"/>
        </w:rPr>
        <w:t>&lt;input&gt;</w:t>
      </w:r>
      <w:r>
        <w:rPr>
          <w:rFonts w:ascii="Times New Roman" w:hAnsi="Times New Roman" w:cs="Times New Roman"/>
          <w:sz w:val="24"/>
          <w:szCs w:val="24"/>
          <w:lang w:val="sr-Latn-BA"/>
        </w:rPr>
        <w:t xml:space="preserve"> elementa. Na Slici 7.7 je primjer korištenja </w:t>
      </w:r>
      <w:r w:rsidRPr="00067A86">
        <w:rPr>
          <w:rFonts w:ascii="Times New Roman" w:hAnsi="Times New Roman" w:cs="Times New Roman"/>
          <w:i/>
          <w:sz w:val="24"/>
          <w:szCs w:val="24"/>
          <w:lang w:val="sr-Latn-BA"/>
        </w:rPr>
        <w:t>ngModel</w:t>
      </w:r>
      <w:r>
        <w:rPr>
          <w:rFonts w:ascii="Times New Roman" w:hAnsi="Times New Roman" w:cs="Times New Roman"/>
          <w:i/>
          <w:sz w:val="24"/>
          <w:szCs w:val="24"/>
          <w:lang w:val="sr-Latn-BA"/>
        </w:rPr>
        <w:t xml:space="preserve"> </w:t>
      </w:r>
      <w:r w:rsidR="00414B3B">
        <w:rPr>
          <w:rFonts w:ascii="Times New Roman" w:hAnsi="Times New Roman" w:cs="Times New Roman"/>
          <w:sz w:val="24"/>
          <w:szCs w:val="24"/>
          <w:lang w:val="sr-Latn-BA"/>
        </w:rPr>
        <w:t>direktive.</w:t>
      </w:r>
    </w:p>
    <w:p w:rsidR="00A20D00" w:rsidRDefault="00A20D00" w:rsidP="00A20D00">
      <w:pPr>
        <w:spacing w:after="0"/>
        <w:jc w:val="both"/>
        <w:rPr>
          <w:rFonts w:ascii="Times New Roman" w:hAnsi="Times New Roman" w:cs="Times New Roman"/>
          <w:sz w:val="24"/>
          <w:szCs w:val="24"/>
          <w:lang w:val="sr-Latn-BA"/>
        </w:rPr>
      </w:pPr>
    </w:p>
    <w:p w:rsidR="00A20D00" w:rsidRPr="00067A86"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53" o:spid="_x0000_s1084" type="#_x0000_t202" style="position:absolute;left:0;text-align:left;margin-left:.75pt;margin-top:3.55pt;width:451.5pt;height:22.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" fillcolor="white [3201]" strokeweight=".5pt">
            <v:path arrowok="t"/>
            <v:textbox>
              <w:txbxContent>
                <w:p w:rsidR="000D75C7" w:rsidRPr="00C96413" w:rsidRDefault="000D75C7" w:rsidP="00A20D00">
                  <w:pPr>
                    <w:spacing w:after="0" w:line="240" w:lineRule="auto"/>
                    <w:rPr>
                      <w:rFonts w:ascii="Courier New" w:hAnsi="Courier New" w:cs="Courier New"/>
                      <w:lang w:val="sr-Latn-BA"/>
                    </w:rPr>
                  </w:pPr>
                  <w:r>
                    <w:rPr>
                      <w:rFonts w:ascii="Courier New" w:hAnsi="Courier New" w:cs="Courier New"/>
                      <w:lang w:val="sr-Latn-BA"/>
                    </w:rPr>
                    <w:t xml:space="preserve">&lt;input [(ngModel)]=“student.name“&gt; </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54" o:spid="_x0000_s1085" type="#_x0000_t202" style="position:absolute;left:0;text-align:left;margin-left:.75pt;margin-top:.8pt;width:451.5pt;height:20.35pt;z-index:2517114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" stroked="f">
            <v:path arrowok="t"/>
            <v:textbox style="mso-fit-shape-to-text:t" inset="0,0,0,0">
              <w:txbxContent>
                <w:p w:rsidR="000D75C7" w:rsidRPr="00BF2DDF" w:rsidRDefault="000D75C7" w:rsidP="00A20D00">
                  <w:pPr>
                    <w:pStyle w:val="Caption"/>
                    <w:jc w:val="center"/>
                    <w:rPr>
                      <w:rFonts w:ascii="Times New Roman" w:hAnsi="Times New Roman" w:cs="Times New Roman"/>
                      <w:i/>
                      <w:noProof/>
                      <w:sz w:val="24"/>
                      <w:szCs w:val="24"/>
                    </w:rPr>
                  </w:pPr>
                  <w:r w:rsidRPr="00BF2DDF">
                    <w:rPr>
                      <w:rFonts w:ascii="Times New Roman" w:hAnsi="Times New Roman" w:cs="Times New Roman"/>
                      <w:i/>
                    </w:rPr>
                    <w:t>Slika 7.7</w:t>
                  </w:r>
                  <w:r>
                    <w:rPr>
                      <w:rFonts w:ascii="Times New Roman" w:hAnsi="Times New Roman" w:cs="Times New Roman"/>
                      <w:i/>
                    </w:rPr>
                    <w:t xml:space="preserve"> – Primjer atributne direktive</w:t>
                  </w:r>
                </w:p>
              </w:txbxContent>
            </v:textbox>
          </v:shape>
        </w:pict>
      </w:r>
    </w:p>
    <w:p w:rsidR="00A20D00" w:rsidRDefault="00A20D00" w:rsidP="00414B3B">
      <w:pPr>
        <w:spacing w:after="0" w:line="240" w:lineRule="auto"/>
        <w:ind w:firstLine="720"/>
        <w:jc w:val="both"/>
        <w:rPr>
          <w:rFonts w:ascii="Times New Roman" w:hAnsi="Times New Roman" w:cs="Times New Roman"/>
          <w:sz w:val="24"/>
          <w:szCs w:val="24"/>
          <w:lang w:val="sr-Latn-BA"/>
        </w:rPr>
      </w:pPr>
    </w:p>
    <w:p w:rsidR="00A20D00" w:rsidRDefault="00A20D00" w:rsidP="00414B3B">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Servisi – Servis (eng. </w:t>
      </w:r>
      <w:r w:rsidRPr="001B42E7">
        <w:rPr>
          <w:rFonts w:ascii="Times New Roman" w:hAnsi="Times New Roman" w:cs="Times New Roman"/>
          <w:i/>
          <w:sz w:val="24"/>
          <w:szCs w:val="24"/>
          <w:lang w:val="sr-Latn-BA"/>
        </w:rPr>
        <w:t>Service</w:t>
      </w:r>
      <w:r>
        <w:rPr>
          <w:rFonts w:ascii="Times New Roman" w:hAnsi="Times New Roman" w:cs="Times New Roman"/>
          <w:sz w:val="24"/>
          <w:szCs w:val="24"/>
          <w:lang w:val="sr-Latn-BA"/>
        </w:rPr>
        <w:t xml:space="preserve">) je klasa </w:t>
      </w:r>
      <w:r w:rsidRPr="00835006">
        <w:rPr>
          <w:rFonts w:ascii="Times New Roman" w:hAnsi="Times New Roman" w:cs="Times New Roman"/>
          <w:sz w:val="24"/>
          <w:szCs w:val="24"/>
          <w:lang w:val="sr-Latn-BA"/>
        </w:rPr>
        <w:t xml:space="preserve">sa </w:t>
      </w:r>
      <w:r>
        <w:rPr>
          <w:rFonts w:ascii="Times New Roman" w:hAnsi="Times New Roman" w:cs="Times New Roman"/>
          <w:sz w:val="24"/>
          <w:szCs w:val="24"/>
          <w:lang w:val="sr-Latn-BA"/>
        </w:rPr>
        <w:t>jasno definisanom svrhom koja</w:t>
      </w:r>
      <w:r w:rsidRPr="00835006">
        <w:rPr>
          <w:rFonts w:ascii="Times New Roman" w:hAnsi="Times New Roman" w:cs="Times New Roman"/>
          <w:sz w:val="24"/>
          <w:szCs w:val="24"/>
          <w:lang w:val="sr-Latn-BA"/>
        </w:rPr>
        <w:t xml:space="preserve"> treba da uradi nešto specifično.</w:t>
      </w:r>
      <w:r>
        <w:rPr>
          <w:rFonts w:ascii="Times New Roman" w:hAnsi="Times New Roman" w:cs="Times New Roman"/>
          <w:sz w:val="24"/>
          <w:szCs w:val="24"/>
          <w:lang w:val="sr-Latn-BA"/>
        </w:rPr>
        <w:t xml:space="preserve"> </w:t>
      </w:r>
      <w:r w:rsidRPr="00835006">
        <w:rPr>
          <w:rFonts w:ascii="Times New Roman" w:hAnsi="Times New Roman" w:cs="Times New Roman"/>
          <w:sz w:val="24"/>
          <w:szCs w:val="24"/>
          <w:lang w:val="sr-Latn-BA"/>
        </w:rPr>
        <w:t>Cilj je da komponenta bude što jednostavnija i treba da predstavi svojstva i metode za veziv</w:t>
      </w:r>
      <w:r>
        <w:rPr>
          <w:rFonts w:ascii="Times New Roman" w:hAnsi="Times New Roman" w:cs="Times New Roman"/>
          <w:sz w:val="24"/>
          <w:szCs w:val="24"/>
          <w:lang w:val="sr-Latn-BA"/>
        </w:rPr>
        <w:t>anje podataka koje</w:t>
      </w:r>
      <w:r w:rsidRPr="00835006">
        <w:rPr>
          <w:rFonts w:ascii="Times New Roman" w:hAnsi="Times New Roman" w:cs="Times New Roman"/>
          <w:sz w:val="24"/>
          <w:szCs w:val="24"/>
          <w:lang w:val="sr-Latn-BA"/>
        </w:rPr>
        <w:t xml:space="preserve"> bi posredovale između pogleda i logike aplikacije.</w:t>
      </w:r>
      <w:r>
        <w:rPr>
          <w:rFonts w:ascii="Times New Roman" w:hAnsi="Times New Roman" w:cs="Times New Roman"/>
          <w:sz w:val="24"/>
          <w:szCs w:val="24"/>
          <w:lang w:val="sr-Latn-BA"/>
        </w:rPr>
        <w:t xml:space="preserve"> </w:t>
      </w:r>
      <w:r w:rsidRPr="00835006">
        <w:rPr>
          <w:rFonts w:ascii="Times New Roman" w:hAnsi="Times New Roman" w:cs="Times New Roman"/>
          <w:sz w:val="24"/>
          <w:szCs w:val="24"/>
          <w:lang w:val="sr-Latn-BA"/>
        </w:rPr>
        <w:t xml:space="preserve">Servisima se ostavljaju složeniji zadaci kao što su dohvatanje podataka sa servera i validacija korisničkog unosa. Angular razlikuje komponente i servise kako bi povećao modularnost i ponovnu  upotrbu. </w:t>
      </w:r>
    </w:p>
    <w:p w:rsidR="00A20D00" w:rsidRDefault="00A20D00" w:rsidP="00414B3B">
      <w:pPr>
        <w:spacing w:after="0" w:line="240" w:lineRule="auto"/>
        <w:jc w:val="both"/>
        <w:rPr>
          <w:rFonts w:ascii="Times New Roman" w:hAnsi="Times New Roman" w:cs="Times New Roman"/>
          <w:sz w:val="24"/>
          <w:szCs w:val="24"/>
          <w:lang w:val="sr-Latn-BA"/>
        </w:rPr>
      </w:pPr>
    </w:p>
    <w:p w:rsidR="00A20D00" w:rsidRDefault="00A20D00" w:rsidP="00414B3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r w:rsidRPr="009A7450">
        <w:rPr>
          <w:rFonts w:ascii="Times New Roman" w:hAnsi="Times New Roman" w:cs="Times New Roman"/>
          <w:i/>
          <w:sz w:val="24"/>
          <w:szCs w:val="24"/>
          <w:lang w:val="sr-Latn-BA"/>
        </w:rPr>
        <w:t>Dependency injection</w:t>
      </w:r>
      <w:r>
        <w:rPr>
          <w:rFonts w:ascii="Times New Roman" w:hAnsi="Times New Roman" w:cs="Times New Roman"/>
          <w:sz w:val="24"/>
          <w:szCs w:val="24"/>
          <w:lang w:val="sr-Latn-BA"/>
        </w:rPr>
        <w:t xml:space="preserve"> – se u</w:t>
      </w:r>
      <w:r w:rsidRPr="00835006">
        <w:rPr>
          <w:rFonts w:ascii="Times New Roman" w:hAnsi="Times New Roman" w:cs="Times New Roman"/>
          <w:sz w:val="24"/>
          <w:szCs w:val="24"/>
          <w:lang w:val="sr-Latn-BA"/>
        </w:rPr>
        <w:t xml:space="preserve"> Angularu koristi kako bi komponente mogle koristiti servise, odnosno funkcionalnosti koje servisi nude. Servis se mo</w:t>
      </w:r>
      <w:r>
        <w:rPr>
          <w:rFonts w:ascii="Times New Roman" w:hAnsi="Times New Roman" w:cs="Times New Roman"/>
          <w:sz w:val="24"/>
          <w:szCs w:val="24"/>
          <w:lang w:val="sr-Latn-BA"/>
        </w:rPr>
        <w:t>že ubaciti u komponentu, dajući</w:t>
      </w:r>
      <w:r w:rsidRPr="00835006">
        <w:rPr>
          <w:rFonts w:ascii="Times New Roman" w:hAnsi="Times New Roman" w:cs="Times New Roman"/>
          <w:sz w:val="24"/>
          <w:szCs w:val="24"/>
          <w:lang w:val="sr-Latn-BA"/>
        </w:rPr>
        <w:t xml:space="preserve"> komponenti pristup toj klasi servisa. Da bi se klasa u Angularu definisala kao servis, koristi se dekorator </w:t>
      </w:r>
      <w:r w:rsidRPr="009A7450">
        <w:rPr>
          <w:rFonts w:ascii="Times New Roman" w:hAnsi="Times New Roman" w:cs="Times New Roman"/>
          <w:i/>
          <w:sz w:val="24"/>
          <w:szCs w:val="24"/>
          <w:lang w:val="sr-Latn-BA"/>
        </w:rPr>
        <w:t>@Injectable</w:t>
      </w:r>
      <w:r w:rsidRPr="00835006">
        <w:rPr>
          <w:rFonts w:ascii="Times New Roman" w:hAnsi="Times New Roman" w:cs="Times New Roman"/>
          <w:sz w:val="24"/>
          <w:szCs w:val="24"/>
          <w:lang w:val="sr-Latn-BA"/>
        </w:rPr>
        <w:t>. Metapodaci obezb</w:t>
      </w:r>
      <w:r>
        <w:rPr>
          <w:rFonts w:ascii="Times New Roman" w:hAnsi="Times New Roman" w:cs="Times New Roman"/>
          <w:sz w:val="24"/>
          <w:szCs w:val="24"/>
          <w:lang w:val="sr-Latn-BA"/>
        </w:rPr>
        <w:t>i</w:t>
      </w:r>
      <w:r w:rsidRPr="00835006">
        <w:rPr>
          <w:rFonts w:ascii="Times New Roman" w:hAnsi="Times New Roman" w:cs="Times New Roman"/>
          <w:sz w:val="24"/>
          <w:szCs w:val="24"/>
          <w:lang w:val="sr-Latn-BA"/>
        </w:rPr>
        <w:t xml:space="preserve">jeđuju Angularu da servis ubaci u komponentu kao zavisnost. Mehanizam za kreiranje zavisnosti je </w:t>
      </w:r>
      <w:r w:rsidRPr="00835006">
        <w:rPr>
          <w:rFonts w:ascii="Times New Roman" w:hAnsi="Times New Roman" w:cs="Times New Roman"/>
          <w:i/>
          <w:sz w:val="24"/>
          <w:szCs w:val="24"/>
          <w:lang w:val="sr-Latn-BA"/>
        </w:rPr>
        <w:t>injector</w:t>
      </w:r>
      <w:r w:rsidRPr="00835006">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w:t>
      </w:r>
      <w:r w:rsidRPr="00835006">
        <w:rPr>
          <w:rFonts w:ascii="Times New Roman" w:hAnsi="Times New Roman" w:cs="Times New Roman"/>
          <w:i/>
          <w:sz w:val="24"/>
          <w:szCs w:val="24"/>
          <w:lang w:val="sr-Latn-BA"/>
        </w:rPr>
        <w:t>Injector</w:t>
      </w:r>
      <w:r w:rsidRPr="00835006">
        <w:rPr>
          <w:rFonts w:ascii="Times New Roman" w:hAnsi="Times New Roman" w:cs="Times New Roman"/>
          <w:sz w:val="24"/>
          <w:szCs w:val="24"/>
          <w:lang w:val="sr-Latn-BA"/>
        </w:rPr>
        <w:t xml:space="preserve"> održava kon</w:t>
      </w:r>
      <w:r>
        <w:rPr>
          <w:rFonts w:ascii="Times New Roman" w:hAnsi="Times New Roman" w:cs="Times New Roman"/>
          <w:sz w:val="24"/>
          <w:szCs w:val="24"/>
          <w:lang w:val="sr-Latn-BA"/>
        </w:rPr>
        <w:t>te</w:t>
      </w:r>
      <w:r w:rsidRPr="00835006">
        <w:rPr>
          <w:rFonts w:ascii="Times New Roman" w:hAnsi="Times New Roman" w:cs="Times New Roman"/>
          <w:sz w:val="24"/>
          <w:szCs w:val="24"/>
          <w:lang w:val="sr-Latn-BA"/>
        </w:rPr>
        <w:t xml:space="preserve">jner instanci zavisnosti, odnosno servisa, koje su ranije kreirane. Ukoliko traženi servis nije u kontejneru, </w:t>
      </w:r>
      <w:r w:rsidRPr="00835006">
        <w:rPr>
          <w:rFonts w:ascii="Times New Roman" w:hAnsi="Times New Roman" w:cs="Times New Roman"/>
          <w:i/>
          <w:sz w:val="24"/>
          <w:szCs w:val="24"/>
          <w:lang w:val="sr-Latn-BA"/>
        </w:rPr>
        <w:t>injector</w:t>
      </w:r>
      <w:r w:rsidRPr="00835006">
        <w:rPr>
          <w:rFonts w:ascii="Times New Roman" w:hAnsi="Times New Roman" w:cs="Times New Roman"/>
          <w:sz w:val="24"/>
          <w:szCs w:val="24"/>
          <w:lang w:val="sr-Latn-BA"/>
        </w:rPr>
        <w:t xml:space="preserve"> kreira novu instancu i dodaje je u kontejner. Kada </w:t>
      </w:r>
      <w:r>
        <w:rPr>
          <w:rFonts w:ascii="Times New Roman" w:hAnsi="Times New Roman" w:cs="Times New Roman"/>
          <w:sz w:val="24"/>
          <w:szCs w:val="24"/>
          <w:lang w:val="sr-Latn-BA"/>
        </w:rPr>
        <w:t>A</w:t>
      </w:r>
      <w:r w:rsidRPr="00835006">
        <w:rPr>
          <w:rFonts w:ascii="Times New Roman" w:hAnsi="Times New Roman" w:cs="Times New Roman"/>
          <w:sz w:val="24"/>
          <w:szCs w:val="24"/>
          <w:lang w:val="sr-Latn-BA"/>
        </w:rPr>
        <w:t xml:space="preserve">ngular kreira komponentu, prvo od </w:t>
      </w:r>
      <w:r w:rsidRPr="00835006">
        <w:rPr>
          <w:rFonts w:ascii="Times New Roman" w:hAnsi="Times New Roman" w:cs="Times New Roman"/>
          <w:i/>
          <w:sz w:val="24"/>
          <w:szCs w:val="24"/>
          <w:lang w:val="sr-Latn-BA"/>
        </w:rPr>
        <w:t>injector</w:t>
      </w:r>
      <w:r w:rsidRPr="00835006">
        <w:rPr>
          <w:rFonts w:ascii="Times New Roman" w:hAnsi="Times New Roman" w:cs="Times New Roman"/>
          <w:sz w:val="24"/>
          <w:szCs w:val="24"/>
          <w:lang w:val="sr-Latn-BA"/>
        </w:rPr>
        <w:t xml:space="preserve">-a saznaje koje servise ta komponenta zahtjeva. Kada su svi servisi kreirani, Angular poziva konstruktore komponenti sa traženim servisima kao argumentima. Ovo je način na koji se u Angularu implementira </w:t>
      </w:r>
      <w:r w:rsidRPr="00835006">
        <w:rPr>
          <w:rFonts w:ascii="Times New Roman" w:hAnsi="Times New Roman" w:cs="Times New Roman"/>
          <w:i/>
          <w:sz w:val="24"/>
          <w:szCs w:val="24"/>
          <w:lang w:val="sr-Latn-BA"/>
        </w:rPr>
        <w:t>dependency injection</w:t>
      </w:r>
      <w:r w:rsidRPr="00835006">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w:t>
      </w:r>
    </w:p>
    <w:p w:rsidR="00A20D00" w:rsidRDefault="00A20D00" w:rsidP="00414B3B">
      <w:pPr>
        <w:spacing w:after="0" w:line="240" w:lineRule="auto"/>
        <w:jc w:val="both"/>
        <w:rPr>
          <w:rFonts w:ascii="Times New Roman" w:hAnsi="Times New Roman" w:cs="Times New Roman"/>
          <w:sz w:val="24"/>
          <w:szCs w:val="24"/>
          <w:lang w:val="sr-Latn-BA"/>
        </w:rPr>
      </w:pPr>
    </w:p>
    <w:p w:rsidR="00414B3B" w:rsidRDefault="00A20D00" w:rsidP="00414B3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r w:rsidRPr="00835006">
        <w:rPr>
          <w:rFonts w:ascii="Times New Roman" w:hAnsi="Times New Roman" w:cs="Times New Roman"/>
          <w:sz w:val="24"/>
          <w:szCs w:val="24"/>
          <w:lang w:val="sr-Latn-BA"/>
        </w:rPr>
        <w:t xml:space="preserve">Kako bi </w:t>
      </w:r>
      <w:r w:rsidRPr="0060253F">
        <w:rPr>
          <w:rFonts w:ascii="Times New Roman" w:hAnsi="Times New Roman" w:cs="Times New Roman"/>
          <w:i/>
          <w:sz w:val="24"/>
          <w:szCs w:val="24"/>
          <w:lang w:val="sr-Latn-BA"/>
        </w:rPr>
        <w:t>injector</w:t>
      </w:r>
      <w:r w:rsidRPr="00835006">
        <w:rPr>
          <w:rFonts w:ascii="Times New Roman" w:hAnsi="Times New Roman" w:cs="Times New Roman"/>
          <w:sz w:val="24"/>
          <w:szCs w:val="24"/>
          <w:lang w:val="sr-Latn-BA"/>
        </w:rPr>
        <w:t xml:space="preserve"> znao koji servisi su mu dostupni i kako ih kreirati, trebaju se registrovati provajderi (</w:t>
      </w:r>
      <w:r>
        <w:rPr>
          <w:rFonts w:ascii="Times New Roman" w:hAnsi="Times New Roman" w:cs="Times New Roman"/>
          <w:sz w:val="24"/>
          <w:szCs w:val="24"/>
          <w:lang w:val="sr-Latn-BA"/>
        </w:rPr>
        <w:t xml:space="preserve">eng. </w:t>
      </w:r>
      <w:r w:rsidRPr="0060253F">
        <w:rPr>
          <w:rFonts w:ascii="Times New Roman" w:hAnsi="Times New Roman" w:cs="Times New Roman"/>
          <w:i/>
          <w:sz w:val="24"/>
          <w:szCs w:val="24"/>
          <w:lang w:val="sr-Latn-BA"/>
        </w:rPr>
        <w:t>providers</w:t>
      </w:r>
      <w:r>
        <w:rPr>
          <w:rFonts w:ascii="Times New Roman" w:hAnsi="Times New Roman" w:cs="Times New Roman"/>
          <w:sz w:val="24"/>
          <w:szCs w:val="24"/>
          <w:lang w:val="sr-Latn-BA"/>
        </w:rPr>
        <w:t>) za svaki servis. Provajder može biti dio meta</w:t>
      </w:r>
      <w:r w:rsidRPr="00835006">
        <w:rPr>
          <w:rFonts w:ascii="Times New Roman" w:hAnsi="Times New Roman" w:cs="Times New Roman"/>
          <w:sz w:val="24"/>
          <w:szCs w:val="24"/>
          <w:lang w:val="sr-Latn-BA"/>
        </w:rPr>
        <w:t xml:space="preserve">podataka servisa, čineći servis </w:t>
      </w:r>
      <w:r>
        <w:rPr>
          <w:rFonts w:ascii="Times New Roman" w:hAnsi="Times New Roman" w:cs="Times New Roman"/>
          <w:sz w:val="24"/>
          <w:szCs w:val="24"/>
          <w:lang w:val="sr-Latn-BA"/>
        </w:rPr>
        <w:t>dostupnim</w:t>
      </w:r>
      <w:r w:rsidRPr="00835006">
        <w:rPr>
          <w:rFonts w:ascii="Times New Roman" w:hAnsi="Times New Roman" w:cs="Times New Roman"/>
          <w:sz w:val="24"/>
          <w:szCs w:val="24"/>
          <w:lang w:val="sr-Latn-BA"/>
        </w:rPr>
        <w:t xml:space="preserve"> svuda. Provaj</w:t>
      </w:r>
      <w:r>
        <w:rPr>
          <w:rFonts w:ascii="Times New Roman" w:hAnsi="Times New Roman" w:cs="Times New Roman"/>
          <w:sz w:val="24"/>
          <w:szCs w:val="24"/>
          <w:lang w:val="sr-Latn-BA"/>
        </w:rPr>
        <w:t>der se može registrovati u meta</w:t>
      </w:r>
      <w:r w:rsidRPr="00835006">
        <w:rPr>
          <w:rFonts w:ascii="Times New Roman" w:hAnsi="Times New Roman" w:cs="Times New Roman"/>
          <w:sz w:val="24"/>
          <w:szCs w:val="24"/>
          <w:lang w:val="sr-Latn-BA"/>
        </w:rPr>
        <w:t xml:space="preserve">podacima modula </w:t>
      </w:r>
      <w:r w:rsidRPr="0060253F">
        <w:rPr>
          <w:rFonts w:ascii="Times New Roman" w:hAnsi="Times New Roman" w:cs="Times New Roman"/>
          <w:i/>
          <w:sz w:val="24"/>
          <w:szCs w:val="24"/>
          <w:lang w:val="sr-Latn-BA"/>
        </w:rPr>
        <w:t>ngModule</w:t>
      </w:r>
      <w:r w:rsidRPr="00835006">
        <w:rPr>
          <w:rFonts w:ascii="Times New Roman" w:hAnsi="Times New Roman" w:cs="Times New Roman"/>
          <w:sz w:val="24"/>
          <w:szCs w:val="24"/>
          <w:lang w:val="sr-Latn-BA"/>
        </w:rPr>
        <w:t xml:space="preserve"> ili neke komponente.</w:t>
      </w:r>
      <w:r>
        <w:rPr>
          <w:rFonts w:ascii="Times New Roman" w:hAnsi="Times New Roman" w:cs="Times New Roman"/>
          <w:sz w:val="24"/>
          <w:szCs w:val="24"/>
          <w:lang w:val="sr-Latn-BA"/>
        </w:rPr>
        <w:t xml:space="preserve"> </w:t>
      </w:r>
      <w:r w:rsidRPr="00E634A1">
        <w:rPr>
          <w:rFonts w:ascii="Times New Roman" w:hAnsi="Times New Roman" w:cs="Times New Roman"/>
          <w:sz w:val="24"/>
          <w:szCs w:val="24"/>
          <w:lang w:val="sr-Latn-BA"/>
        </w:rPr>
        <w:t>Podrazumijevano</w:t>
      </w:r>
      <w:r>
        <w:rPr>
          <w:rFonts w:ascii="Times New Roman" w:hAnsi="Times New Roman" w:cs="Times New Roman"/>
          <w:sz w:val="24"/>
          <w:szCs w:val="24"/>
          <w:lang w:val="sr-Latn-BA"/>
        </w:rPr>
        <w:t>,</w:t>
      </w:r>
      <w:r w:rsidRPr="00E634A1">
        <w:rPr>
          <w:rFonts w:ascii="Times New Roman" w:hAnsi="Times New Roman" w:cs="Times New Roman"/>
          <w:sz w:val="24"/>
          <w:szCs w:val="24"/>
          <w:lang w:val="sr-Latn-BA"/>
        </w:rPr>
        <w:t xml:space="preserve"> Angular CLI komanda </w:t>
      </w:r>
      <w:r w:rsidRPr="00200D48">
        <w:rPr>
          <w:rFonts w:ascii="Times New Roman" w:hAnsi="Times New Roman" w:cs="Times New Roman"/>
          <w:i/>
          <w:sz w:val="24"/>
          <w:szCs w:val="24"/>
          <w:lang w:val="sr-Latn-BA"/>
        </w:rPr>
        <w:t>ng generate service</w:t>
      </w:r>
      <w:r w:rsidRPr="00E634A1">
        <w:rPr>
          <w:rFonts w:ascii="Times New Roman" w:hAnsi="Times New Roman" w:cs="Times New Roman"/>
          <w:sz w:val="24"/>
          <w:szCs w:val="24"/>
          <w:lang w:val="sr-Latn-BA"/>
        </w:rPr>
        <w:t>, registuje provajder</w:t>
      </w:r>
      <w:r>
        <w:rPr>
          <w:rFonts w:ascii="Times New Roman" w:hAnsi="Times New Roman" w:cs="Times New Roman"/>
          <w:sz w:val="24"/>
          <w:szCs w:val="24"/>
          <w:lang w:val="sr-Latn-BA"/>
        </w:rPr>
        <w:t xml:space="preserve"> sa </w:t>
      </w:r>
      <w:r w:rsidRPr="00200D48">
        <w:rPr>
          <w:rFonts w:ascii="Times New Roman" w:hAnsi="Times New Roman" w:cs="Times New Roman"/>
          <w:i/>
          <w:sz w:val="24"/>
          <w:szCs w:val="24"/>
          <w:lang w:val="sr-Latn-BA"/>
        </w:rPr>
        <w:t>root injector</w:t>
      </w:r>
      <w:r>
        <w:rPr>
          <w:rFonts w:ascii="Times New Roman" w:hAnsi="Times New Roman" w:cs="Times New Roman"/>
          <w:sz w:val="24"/>
          <w:szCs w:val="24"/>
          <w:lang w:val="sr-Latn-BA"/>
        </w:rPr>
        <w:t xml:space="preserve">-om za servis, uključujući </w:t>
      </w:r>
      <w:r w:rsidRPr="00E634A1">
        <w:rPr>
          <w:rFonts w:ascii="Times New Roman" w:hAnsi="Times New Roman" w:cs="Times New Roman"/>
          <w:sz w:val="24"/>
          <w:szCs w:val="24"/>
          <w:lang w:val="sr-Latn-BA"/>
        </w:rPr>
        <w:t>metapodatke pr</w:t>
      </w:r>
      <w:r>
        <w:rPr>
          <w:rFonts w:ascii="Times New Roman" w:hAnsi="Times New Roman" w:cs="Times New Roman"/>
          <w:sz w:val="24"/>
          <w:szCs w:val="24"/>
          <w:lang w:val="sr-Latn-BA"/>
        </w:rPr>
        <w:t xml:space="preserve">ovajdera u </w:t>
      </w:r>
      <w:r w:rsidRPr="001C61FF">
        <w:rPr>
          <w:rFonts w:ascii="Times New Roman" w:hAnsi="Times New Roman" w:cs="Times New Roman"/>
          <w:i/>
          <w:sz w:val="24"/>
          <w:szCs w:val="24"/>
          <w:lang w:val="sr-Latn-BA"/>
        </w:rPr>
        <w:t>Injectable</w:t>
      </w:r>
      <w:r>
        <w:rPr>
          <w:rFonts w:ascii="Times New Roman" w:hAnsi="Times New Roman" w:cs="Times New Roman"/>
          <w:sz w:val="24"/>
          <w:szCs w:val="24"/>
          <w:lang w:val="sr-Latn-BA"/>
        </w:rPr>
        <w:t xml:space="preserve"> dekorator, </w:t>
      </w:r>
      <w:r w:rsidR="00414B3B">
        <w:rPr>
          <w:rFonts w:ascii="Times New Roman" w:hAnsi="Times New Roman" w:cs="Times New Roman"/>
          <w:sz w:val="24"/>
          <w:szCs w:val="24"/>
          <w:lang w:val="sr-Latn-BA"/>
        </w:rPr>
        <w:t>što je prikazano na  Slici 7.8.</w:t>
      </w: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414B3B" w:rsidRDefault="00414B3B" w:rsidP="00414B3B">
      <w:pPr>
        <w:spacing w:after="0" w:line="240" w:lineRule="auto"/>
        <w:jc w:val="both"/>
        <w:rPr>
          <w:rFonts w:ascii="Times New Roman" w:hAnsi="Times New Roman" w:cs="Times New Roman"/>
          <w:sz w:val="24"/>
          <w:szCs w:val="24"/>
          <w:lang w:val="sr-Latn-BA"/>
        </w:rPr>
      </w:pPr>
    </w:p>
    <w:p w:rsidR="00A20D00" w:rsidRDefault="00414B3B" w:rsidP="00414B3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 </w:t>
      </w:r>
    </w:p>
    <w:p w:rsidR="00A20D00" w:rsidRDefault="0010006C" w:rsidP="00A20D00">
      <w:pPr>
        <w:spacing w:after="0"/>
        <w:jc w:val="both"/>
        <w:rPr>
          <w:rFonts w:ascii="Times New Roman" w:hAnsi="Times New Roman" w:cs="Times New Roman"/>
          <w:sz w:val="24"/>
          <w:szCs w:val="24"/>
          <w:lang w:val="sr-Latn-BA"/>
        </w:rPr>
      </w:pPr>
      <w:r>
        <w:rPr>
          <w:rFonts w:ascii="Times New Roman" w:hAnsi="Times New Roman" w:cs="Times New Roman"/>
          <w:noProof/>
          <w:sz w:val="24"/>
          <w:szCs w:val="24"/>
        </w:rPr>
        <w:lastRenderedPageBreak/>
        <w:pict>
          <v:shape id="Text Box 55" o:spid="_x0000_s1086" type="#_x0000_t202" style="position:absolute;left:0;text-align:left;margin-left:.75pt;margin-top:1.6pt;width:451.5pt;height:112.6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student.service.ts</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Injectable } from ‘@angular/core’;</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@Injectable({</w:t>
                  </w:r>
                </w:p>
                <w:p w:rsidR="000D75C7" w:rsidRDefault="000D75C7" w:rsidP="00A20D00">
                  <w:pPr>
                    <w:spacing w:after="0" w:line="240" w:lineRule="auto"/>
                    <w:rPr>
                      <w:rFonts w:ascii="Courier New" w:hAnsi="Courier New" w:cs="Courier New"/>
                    </w:rPr>
                  </w:pPr>
                  <w:r>
                    <w:rPr>
                      <w:rFonts w:ascii="Courier New" w:hAnsi="Courier New" w:cs="Courier New"/>
                    </w:rPr>
                    <w:tab/>
                    <w:t>providedIn: ‘root’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3A004D" w:rsidRDefault="000D75C7" w:rsidP="00A20D00">
                  <w:pPr>
                    <w:spacing w:after="0" w:line="240" w:lineRule="auto"/>
                    <w:rPr>
                      <w:rFonts w:ascii="Courier New" w:hAnsi="Courier New" w:cs="Courier New"/>
                    </w:rPr>
                  </w:pPr>
                  <w:r>
                    <w:rPr>
                      <w:rFonts w:ascii="Courier New" w:hAnsi="Courier New" w:cs="Courier New"/>
                    </w:rPr>
                    <w:t>export class StudentService {}</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jc w:val="both"/>
        <w:rPr>
          <w:rFonts w:ascii="Times New Roman" w:hAnsi="Times New Roman" w:cs="Times New Roman"/>
          <w:sz w:val="24"/>
          <w:szCs w:val="24"/>
          <w:lang w:val="sr-Latn-BA"/>
        </w:rPr>
      </w:pPr>
    </w:p>
    <w:p w:rsidR="00A20D00" w:rsidRDefault="0010006C" w:rsidP="00A20D00">
      <w:pPr>
        <w:spacing w:after="0"/>
        <w:jc w:val="both"/>
        <w:rPr>
          <w:rFonts w:ascii="Times New Roman" w:hAnsi="Times New Roman" w:cs="Times New Roman"/>
          <w:sz w:val="24"/>
          <w:szCs w:val="24"/>
          <w:lang w:val="sr-Latn-BA"/>
        </w:rPr>
      </w:pPr>
      <w:r>
        <w:rPr>
          <w:noProof/>
        </w:rPr>
        <w:pict>
          <v:shape id="Text Box 56" o:spid="_x0000_s1087" type="#_x0000_t202" style="position:absolute;left:0;text-align:left;margin-left:.75pt;margin-top:14.35pt;width:451.5pt;height:20.35pt;z-index:2517135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" stroked="f">
            <v:path arrowok="t"/>
            <v:textbox style="mso-fit-shape-to-text:t" inset="0,0,0,0">
              <w:txbxContent>
                <w:p w:rsidR="000D75C7" w:rsidRPr="00BF2DDF" w:rsidRDefault="000D75C7" w:rsidP="00A20D00">
                  <w:pPr>
                    <w:pStyle w:val="Caption"/>
                    <w:jc w:val="center"/>
                    <w:rPr>
                      <w:rFonts w:ascii="Times New Roman" w:hAnsi="Times New Roman" w:cs="Times New Roman"/>
                      <w:i/>
                      <w:noProof/>
                      <w:sz w:val="24"/>
                      <w:szCs w:val="24"/>
                    </w:rPr>
                  </w:pPr>
                  <w:r w:rsidRPr="00BF2DDF">
                    <w:rPr>
                      <w:rFonts w:ascii="Times New Roman" w:hAnsi="Times New Roman" w:cs="Times New Roman"/>
                      <w:i/>
                    </w:rPr>
                    <w:t>Slika 7.8</w:t>
                  </w:r>
                  <w:r>
                    <w:rPr>
                      <w:rFonts w:ascii="Times New Roman" w:hAnsi="Times New Roman" w:cs="Times New Roman"/>
                      <w:i/>
                    </w:rPr>
                    <w:t xml:space="preserve"> – Primjer registracije provajdera</w:t>
                  </w:r>
                </w:p>
              </w:txbxContent>
            </v:textbox>
          </v:shape>
        </w:pict>
      </w:r>
    </w:p>
    <w:p w:rsidR="00A20D00" w:rsidRDefault="00A20D00" w:rsidP="00A20D00">
      <w:pPr>
        <w:spacing w:after="0"/>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D30FD">
      <w:pPr>
        <w:spacing w:after="0" w:line="240" w:lineRule="auto"/>
        <w:ind w:firstLine="720"/>
        <w:jc w:val="both"/>
        <w:rPr>
          <w:rFonts w:ascii="Times New Roman" w:hAnsi="Times New Roman" w:cs="Times New Roman"/>
          <w:sz w:val="24"/>
          <w:szCs w:val="24"/>
          <w:lang w:val="sr-Latn-BA"/>
        </w:rPr>
      </w:pPr>
      <w:r w:rsidRPr="00200D48">
        <w:rPr>
          <w:rFonts w:ascii="Times New Roman" w:hAnsi="Times New Roman" w:cs="Times New Roman"/>
          <w:sz w:val="24"/>
          <w:szCs w:val="24"/>
          <w:lang w:val="sr-Latn-BA"/>
        </w:rPr>
        <w:t>U ovom slučaju, Angular kreira jednu, dijeljenu instancu servisa i ubacuje je</w:t>
      </w:r>
      <w:r>
        <w:rPr>
          <w:rFonts w:ascii="Times New Roman" w:hAnsi="Times New Roman" w:cs="Times New Roman"/>
          <w:sz w:val="24"/>
          <w:szCs w:val="24"/>
          <w:lang w:val="sr-Latn-BA"/>
        </w:rPr>
        <w:t xml:space="preserve"> </w:t>
      </w:r>
      <w:r w:rsidRPr="00200D48">
        <w:rPr>
          <w:rFonts w:ascii="Times New Roman" w:hAnsi="Times New Roman" w:cs="Times New Roman"/>
          <w:sz w:val="24"/>
          <w:szCs w:val="24"/>
          <w:lang w:val="sr-Latn-BA"/>
        </w:rPr>
        <w:t>u klasu koja zahtijeva ovaj servis.</w:t>
      </w:r>
    </w:p>
    <w:p w:rsidR="00A20D00" w:rsidRDefault="00A20D00" w:rsidP="00AD30FD">
      <w:pPr>
        <w:spacing w:after="0" w:line="240" w:lineRule="auto"/>
        <w:jc w:val="both"/>
        <w:rPr>
          <w:rFonts w:ascii="Times New Roman" w:hAnsi="Times New Roman" w:cs="Times New Roman"/>
          <w:sz w:val="24"/>
          <w:szCs w:val="24"/>
          <w:lang w:val="sr-Latn-BA"/>
        </w:rPr>
      </w:pPr>
    </w:p>
    <w:p w:rsidR="00A20D00" w:rsidRDefault="00A20D00" w:rsidP="00AD30FD">
      <w:pPr>
        <w:spacing w:after="0" w:line="240" w:lineRule="auto"/>
        <w:jc w:val="both"/>
        <w:rPr>
          <w:rFonts w:ascii="Times New Roman" w:hAnsi="Times New Roman" w:cs="Times New Roman"/>
          <w:sz w:val="24"/>
          <w:szCs w:val="24"/>
          <w:lang w:val="sr-Latn-BA"/>
        </w:rPr>
      </w:pPr>
      <w:r w:rsidRPr="00200D48">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ab/>
      </w:r>
      <w:r w:rsidRPr="00200D48">
        <w:rPr>
          <w:rFonts w:ascii="Times New Roman" w:hAnsi="Times New Roman" w:cs="Times New Roman"/>
          <w:sz w:val="24"/>
          <w:szCs w:val="24"/>
          <w:lang w:val="sr-Latn-BA"/>
        </w:rPr>
        <w:t xml:space="preserve">Kada se provajder registruje u modulu </w:t>
      </w:r>
      <w:r w:rsidRPr="00200D48">
        <w:rPr>
          <w:rFonts w:ascii="Times New Roman" w:hAnsi="Times New Roman" w:cs="Times New Roman"/>
          <w:i/>
          <w:sz w:val="24"/>
          <w:szCs w:val="24"/>
          <w:lang w:val="sr-Latn-BA"/>
        </w:rPr>
        <w:t>NgModule</w:t>
      </w:r>
      <w:r w:rsidRPr="00200D48">
        <w:rPr>
          <w:rFonts w:ascii="Times New Roman" w:hAnsi="Times New Roman" w:cs="Times New Roman"/>
          <w:sz w:val="24"/>
          <w:szCs w:val="24"/>
          <w:lang w:val="sr-Latn-BA"/>
        </w:rPr>
        <w:t>, jedna instanca servisa je dostupna svim komponentama</w:t>
      </w:r>
      <w:r>
        <w:rPr>
          <w:rFonts w:ascii="Times New Roman" w:hAnsi="Times New Roman" w:cs="Times New Roman"/>
          <w:sz w:val="24"/>
          <w:szCs w:val="24"/>
          <w:lang w:val="sr-Latn-BA"/>
        </w:rPr>
        <w:t xml:space="preserve"> </w:t>
      </w:r>
      <w:r w:rsidRPr="00200D48">
        <w:rPr>
          <w:rFonts w:ascii="Times New Roman" w:hAnsi="Times New Roman" w:cs="Times New Roman"/>
          <w:sz w:val="24"/>
          <w:szCs w:val="24"/>
          <w:lang w:val="sr-Latn-BA"/>
        </w:rPr>
        <w:t xml:space="preserve">koje su ovom modulu. </w:t>
      </w:r>
      <w:r>
        <w:rPr>
          <w:rFonts w:ascii="Times New Roman" w:hAnsi="Times New Roman" w:cs="Times New Roman"/>
          <w:sz w:val="24"/>
          <w:szCs w:val="24"/>
          <w:lang w:val="sr-Latn-BA"/>
        </w:rPr>
        <w:t xml:space="preserve">Ovaj način registracije može se vidjeti na Slici 7.4. </w:t>
      </w:r>
      <w:r w:rsidRPr="00200D48">
        <w:rPr>
          <w:rFonts w:ascii="Times New Roman" w:hAnsi="Times New Roman" w:cs="Times New Roman"/>
          <w:sz w:val="24"/>
          <w:szCs w:val="24"/>
          <w:lang w:val="sr-Latn-BA"/>
        </w:rPr>
        <w:t>U slučaju da je provajder registrovan na nivou komponente, sa svakom novom instancom komponente, kreira se nova</w:t>
      </w:r>
      <w:r>
        <w:rPr>
          <w:rFonts w:ascii="Times New Roman" w:hAnsi="Times New Roman" w:cs="Times New Roman"/>
          <w:sz w:val="24"/>
          <w:szCs w:val="24"/>
          <w:lang w:val="sr-Latn-BA"/>
        </w:rPr>
        <w:t xml:space="preserve"> </w:t>
      </w:r>
      <w:r w:rsidRPr="00200D48">
        <w:rPr>
          <w:rFonts w:ascii="Times New Roman" w:hAnsi="Times New Roman" w:cs="Times New Roman"/>
          <w:sz w:val="24"/>
          <w:szCs w:val="24"/>
          <w:lang w:val="sr-Latn-BA"/>
        </w:rPr>
        <w:t>instanca servisa</w:t>
      </w:r>
      <w:r w:rsidR="00866B8D">
        <w:rPr>
          <w:rFonts w:ascii="Times New Roman" w:hAnsi="Times New Roman" w:cs="Times New Roman"/>
          <w:sz w:val="24"/>
          <w:szCs w:val="24"/>
          <w:lang w:val="sr-Latn-BA"/>
        </w:rPr>
        <w:t xml:space="preserve">, što je prikazano na </w:t>
      </w:r>
      <w:r>
        <w:rPr>
          <w:rFonts w:ascii="Times New Roman" w:hAnsi="Times New Roman" w:cs="Times New Roman"/>
          <w:sz w:val="24"/>
          <w:szCs w:val="24"/>
          <w:lang w:val="sr-Latn-BA"/>
        </w:rPr>
        <w:t>Sli</w:t>
      </w:r>
      <w:r w:rsidR="00866B8D">
        <w:rPr>
          <w:rFonts w:ascii="Times New Roman" w:hAnsi="Times New Roman" w:cs="Times New Roman"/>
          <w:sz w:val="24"/>
          <w:szCs w:val="24"/>
          <w:lang w:val="sr-Latn-BA"/>
        </w:rPr>
        <w:t>ci</w:t>
      </w:r>
      <w:r>
        <w:rPr>
          <w:rFonts w:ascii="Times New Roman" w:hAnsi="Times New Roman" w:cs="Times New Roman"/>
          <w:sz w:val="24"/>
          <w:szCs w:val="24"/>
          <w:lang w:val="sr-Latn-BA"/>
        </w:rPr>
        <w:t xml:space="preserve"> 7.5.</w:t>
      </w:r>
    </w:p>
    <w:p w:rsidR="00A20D00" w:rsidRDefault="00A20D00" w:rsidP="00AD30FD">
      <w:pPr>
        <w:spacing w:after="0" w:line="240" w:lineRule="auto"/>
        <w:jc w:val="both"/>
        <w:rPr>
          <w:rFonts w:ascii="Times New Roman" w:hAnsi="Times New Roman" w:cs="Times New Roman"/>
          <w:sz w:val="24"/>
          <w:szCs w:val="24"/>
          <w:lang w:val="sr-Latn-BA"/>
        </w:rPr>
      </w:pPr>
    </w:p>
    <w:p w:rsidR="00A20D00" w:rsidRDefault="00A20D00" w:rsidP="00AD30FD">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r w:rsidRPr="00C04F9E">
        <w:rPr>
          <w:rFonts w:ascii="Times New Roman" w:hAnsi="Times New Roman" w:cs="Times New Roman"/>
          <w:i/>
          <w:sz w:val="24"/>
          <w:szCs w:val="24"/>
          <w:lang w:val="sr-Latn-BA"/>
        </w:rPr>
        <w:t>HttpClient</w:t>
      </w:r>
      <w:r>
        <w:rPr>
          <w:rFonts w:ascii="Times New Roman" w:hAnsi="Times New Roman" w:cs="Times New Roman"/>
          <w:sz w:val="24"/>
          <w:szCs w:val="24"/>
          <w:lang w:val="sr-Latn-BA"/>
        </w:rPr>
        <w:t xml:space="preserve"> - </w:t>
      </w:r>
      <w:r w:rsidRPr="00C04F9E">
        <w:rPr>
          <w:rFonts w:ascii="Times New Roman" w:hAnsi="Times New Roman" w:cs="Times New Roman"/>
          <w:sz w:val="24"/>
          <w:szCs w:val="24"/>
          <w:lang w:val="sr-Latn-BA"/>
        </w:rPr>
        <w:t>Velik</w:t>
      </w:r>
      <w:r>
        <w:rPr>
          <w:rFonts w:ascii="Times New Roman" w:hAnsi="Times New Roman" w:cs="Times New Roman"/>
          <w:sz w:val="24"/>
          <w:szCs w:val="24"/>
          <w:lang w:val="sr-Latn-BA"/>
        </w:rPr>
        <w:t>i broj klij</w:t>
      </w:r>
      <w:r w:rsidRPr="00C04F9E">
        <w:rPr>
          <w:rFonts w:ascii="Times New Roman" w:hAnsi="Times New Roman" w:cs="Times New Roman"/>
          <w:sz w:val="24"/>
          <w:szCs w:val="24"/>
          <w:lang w:val="sr-Latn-BA"/>
        </w:rPr>
        <w:t>e</w:t>
      </w:r>
      <w:r>
        <w:rPr>
          <w:rFonts w:ascii="Times New Roman" w:hAnsi="Times New Roman" w:cs="Times New Roman"/>
          <w:sz w:val="24"/>
          <w:szCs w:val="24"/>
          <w:lang w:val="sr-Latn-BA"/>
        </w:rPr>
        <w:t>n</w:t>
      </w:r>
      <w:r w:rsidRPr="00C04F9E">
        <w:rPr>
          <w:rFonts w:ascii="Times New Roman" w:hAnsi="Times New Roman" w:cs="Times New Roman"/>
          <w:sz w:val="24"/>
          <w:szCs w:val="24"/>
          <w:lang w:val="sr-Latn-BA"/>
        </w:rPr>
        <w:t>tskih aplikacija koristi HTTP protokol za komunikaciju sa serverom.</w:t>
      </w:r>
      <w:r>
        <w:rPr>
          <w:rFonts w:ascii="Times New Roman" w:hAnsi="Times New Roman" w:cs="Times New Roman"/>
          <w:sz w:val="24"/>
          <w:szCs w:val="24"/>
          <w:lang w:val="sr-Latn-BA"/>
        </w:rPr>
        <w:t xml:space="preserve"> </w:t>
      </w:r>
      <w:r w:rsidRPr="00C04F9E">
        <w:rPr>
          <w:rFonts w:ascii="Times New Roman" w:hAnsi="Times New Roman" w:cs="Times New Roman"/>
          <w:sz w:val="24"/>
          <w:szCs w:val="24"/>
          <w:lang w:val="sr-Latn-BA"/>
        </w:rPr>
        <w:t>Moderni pretraživači podržavaju dva</w:t>
      </w:r>
      <w:r>
        <w:rPr>
          <w:rFonts w:ascii="Times New Roman" w:hAnsi="Times New Roman" w:cs="Times New Roman"/>
          <w:sz w:val="24"/>
          <w:szCs w:val="24"/>
          <w:lang w:val="sr-Latn-BA"/>
        </w:rPr>
        <w:t xml:space="preserve"> </w:t>
      </w:r>
      <w:r w:rsidRPr="00C04F9E">
        <w:rPr>
          <w:rFonts w:ascii="Times New Roman" w:hAnsi="Times New Roman" w:cs="Times New Roman"/>
          <w:sz w:val="24"/>
          <w:szCs w:val="24"/>
          <w:lang w:val="sr-Latn-BA"/>
        </w:rPr>
        <w:t>različi</w:t>
      </w:r>
      <w:r>
        <w:rPr>
          <w:rFonts w:ascii="Times New Roman" w:hAnsi="Times New Roman" w:cs="Times New Roman"/>
          <w:sz w:val="24"/>
          <w:szCs w:val="24"/>
          <w:lang w:val="sr-Latn-BA"/>
        </w:rPr>
        <w:t>ta API-ja za kreiranje HTTP zah</w:t>
      </w:r>
      <w:r w:rsidRPr="00C04F9E">
        <w:rPr>
          <w:rFonts w:ascii="Times New Roman" w:hAnsi="Times New Roman" w:cs="Times New Roman"/>
          <w:sz w:val="24"/>
          <w:szCs w:val="24"/>
          <w:lang w:val="sr-Latn-BA"/>
        </w:rPr>
        <w:t>t</w:t>
      </w:r>
      <w:r>
        <w:rPr>
          <w:rFonts w:ascii="Times New Roman" w:hAnsi="Times New Roman" w:cs="Times New Roman"/>
          <w:sz w:val="24"/>
          <w:szCs w:val="24"/>
          <w:lang w:val="sr-Latn-BA"/>
        </w:rPr>
        <w:t>j</w:t>
      </w:r>
      <w:r w:rsidRPr="00C04F9E">
        <w:rPr>
          <w:rFonts w:ascii="Times New Roman" w:hAnsi="Times New Roman" w:cs="Times New Roman"/>
          <w:sz w:val="24"/>
          <w:szCs w:val="24"/>
          <w:lang w:val="sr-Latn-BA"/>
        </w:rPr>
        <w:t xml:space="preserve">eva: </w:t>
      </w:r>
      <w:r w:rsidRPr="00C04F9E">
        <w:rPr>
          <w:rFonts w:ascii="Times New Roman" w:hAnsi="Times New Roman" w:cs="Times New Roman"/>
          <w:i/>
          <w:sz w:val="24"/>
          <w:szCs w:val="24"/>
          <w:lang w:val="sr-Latn-BA"/>
        </w:rPr>
        <w:t>XMLHttpRequest</w:t>
      </w:r>
      <w:r>
        <w:rPr>
          <w:rFonts w:ascii="Times New Roman" w:hAnsi="Times New Roman" w:cs="Times New Roman"/>
          <w:sz w:val="24"/>
          <w:szCs w:val="24"/>
          <w:lang w:val="sr-Latn-BA"/>
        </w:rPr>
        <w:t xml:space="preserve"> interfejs i </w:t>
      </w:r>
      <w:r w:rsidRPr="00C04F9E">
        <w:rPr>
          <w:rFonts w:ascii="Times New Roman" w:hAnsi="Times New Roman" w:cs="Times New Roman"/>
          <w:i/>
          <w:sz w:val="24"/>
          <w:szCs w:val="24"/>
          <w:lang w:val="sr-Latn-BA"/>
        </w:rPr>
        <w:t>fetch()</w:t>
      </w:r>
      <w:r w:rsidRPr="00C04F9E">
        <w:rPr>
          <w:rFonts w:ascii="Times New Roman" w:hAnsi="Times New Roman" w:cs="Times New Roman"/>
          <w:sz w:val="24"/>
          <w:szCs w:val="24"/>
          <w:lang w:val="sr-Latn-BA"/>
        </w:rPr>
        <w:t xml:space="preserve"> API.</w:t>
      </w:r>
      <w:r>
        <w:rPr>
          <w:rFonts w:ascii="Times New Roman" w:hAnsi="Times New Roman" w:cs="Times New Roman"/>
          <w:sz w:val="24"/>
          <w:szCs w:val="24"/>
          <w:lang w:val="sr-Latn-BA"/>
        </w:rPr>
        <w:t xml:space="preserve"> </w:t>
      </w:r>
      <w:r w:rsidRPr="00C04F9E">
        <w:rPr>
          <w:rFonts w:ascii="Times New Roman" w:hAnsi="Times New Roman" w:cs="Times New Roman"/>
          <w:i/>
          <w:sz w:val="24"/>
          <w:szCs w:val="24"/>
          <w:lang w:val="sr-Latn-BA"/>
        </w:rPr>
        <w:t>HttpClient</w:t>
      </w:r>
      <w:r w:rsidRPr="00C04F9E">
        <w:rPr>
          <w:rFonts w:ascii="Times New Roman" w:hAnsi="Times New Roman" w:cs="Times New Roman"/>
          <w:sz w:val="24"/>
          <w:szCs w:val="24"/>
          <w:lang w:val="sr-Latn-BA"/>
        </w:rPr>
        <w:t xml:space="preserve"> iz </w:t>
      </w:r>
      <w:r w:rsidRPr="00C04F9E">
        <w:rPr>
          <w:rFonts w:ascii="Times New Roman" w:hAnsi="Times New Roman" w:cs="Times New Roman"/>
          <w:i/>
          <w:sz w:val="24"/>
          <w:szCs w:val="24"/>
          <w:lang w:val="sr-Latn-BA"/>
        </w:rPr>
        <w:t>@angular/common/http</w:t>
      </w:r>
      <w:r w:rsidRPr="00C04F9E">
        <w:rPr>
          <w:rFonts w:ascii="Times New Roman" w:hAnsi="Times New Roman" w:cs="Times New Roman"/>
          <w:sz w:val="24"/>
          <w:szCs w:val="24"/>
          <w:lang w:val="sr-Latn-BA"/>
        </w:rPr>
        <w:t xml:space="preserve"> bibliot</w:t>
      </w:r>
      <w:r>
        <w:rPr>
          <w:rFonts w:ascii="Times New Roman" w:hAnsi="Times New Roman" w:cs="Times New Roman"/>
          <w:sz w:val="24"/>
          <w:szCs w:val="24"/>
          <w:lang w:val="sr-Latn-BA"/>
        </w:rPr>
        <w:t>e</w:t>
      </w:r>
      <w:r w:rsidRPr="00C04F9E">
        <w:rPr>
          <w:rFonts w:ascii="Times New Roman" w:hAnsi="Times New Roman" w:cs="Times New Roman"/>
          <w:sz w:val="24"/>
          <w:szCs w:val="24"/>
          <w:lang w:val="sr-Latn-BA"/>
        </w:rPr>
        <w:t>ke</w:t>
      </w:r>
      <w:r>
        <w:rPr>
          <w:rFonts w:ascii="Times New Roman" w:hAnsi="Times New Roman" w:cs="Times New Roman"/>
          <w:sz w:val="24"/>
          <w:szCs w:val="24"/>
          <w:lang w:val="sr-Latn-BA"/>
        </w:rPr>
        <w:t xml:space="preserve"> nudi </w:t>
      </w:r>
      <w:r w:rsidRPr="00C04F9E">
        <w:rPr>
          <w:rFonts w:ascii="Times New Roman" w:hAnsi="Times New Roman" w:cs="Times New Roman"/>
          <w:sz w:val="24"/>
          <w:szCs w:val="24"/>
          <w:lang w:val="sr-Latn-BA"/>
        </w:rPr>
        <w:t xml:space="preserve">pojednostavljen klijentski HTTP API za Angular aplikacije koji je zasnovan na </w:t>
      </w:r>
      <w:r w:rsidRPr="00250EBE">
        <w:rPr>
          <w:rFonts w:ascii="Times New Roman" w:hAnsi="Times New Roman" w:cs="Times New Roman"/>
          <w:i/>
          <w:sz w:val="24"/>
          <w:szCs w:val="24"/>
          <w:lang w:val="sr-Latn-BA"/>
        </w:rPr>
        <w:t>XMLHttpRequest</w:t>
      </w:r>
      <w:r w:rsidRPr="00C04F9E">
        <w:rPr>
          <w:rFonts w:ascii="Times New Roman" w:hAnsi="Times New Roman" w:cs="Times New Roman"/>
          <w:sz w:val="24"/>
          <w:szCs w:val="24"/>
          <w:lang w:val="sr-Latn-BA"/>
        </w:rPr>
        <w:t xml:space="preserve"> interfejsu </w:t>
      </w:r>
      <w:r>
        <w:rPr>
          <w:rFonts w:ascii="Times New Roman" w:hAnsi="Times New Roman" w:cs="Times New Roman"/>
          <w:sz w:val="24"/>
          <w:szCs w:val="24"/>
          <w:lang w:val="sr-Latn-BA"/>
        </w:rPr>
        <w:t>podržan od strane pretraživača</w:t>
      </w:r>
      <w:r w:rsidRPr="00C04F9E">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Prednosti korištenja </w:t>
      </w:r>
      <w:r w:rsidRPr="00C04F9E">
        <w:rPr>
          <w:rFonts w:ascii="Times New Roman" w:hAnsi="Times New Roman" w:cs="Times New Roman"/>
          <w:i/>
          <w:sz w:val="24"/>
          <w:szCs w:val="24"/>
          <w:lang w:val="sr-Latn-BA"/>
        </w:rPr>
        <w:t>HttpClient</w:t>
      </w:r>
      <w:r>
        <w:rPr>
          <w:rFonts w:ascii="Times New Roman" w:hAnsi="Times New Roman" w:cs="Times New Roman"/>
          <w:i/>
          <w:sz w:val="24"/>
          <w:szCs w:val="24"/>
          <w:lang w:val="sr-Latn-BA"/>
        </w:rPr>
        <w:t>-</w:t>
      </w:r>
      <w:r>
        <w:rPr>
          <w:rFonts w:ascii="Times New Roman" w:hAnsi="Times New Roman" w:cs="Times New Roman"/>
          <w:sz w:val="24"/>
          <w:szCs w:val="24"/>
          <w:lang w:val="sr-Latn-BA"/>
        </w:rPr>
        <w:t xml:space="preserve">a su: </w:t>
      </w:r>
      <w:r w:rsidR="00D70E97">
        <w:rPr>
          <w:rFonts w:ascii="Times New Roman" w:hAnsi="Times New Roman" w:cs="Times New Roman"/>
          <w:sz w:val="24"/>
          <w:szCs w:val="24"/>
          <w:lang w:val="sr-Latn-BA"/>
        </w:rPr>
        <w:t>mogućnost testiranja API-ja</w:t>
      </w:r>
      <w:r w:rsidR="008931EE">
        <w:rPr>
          <w:rFonts w:ascii="Times New Roman" w:hAnsi="Times New Roman" w:cs="Times New Roman"/>
          <w:sz w:val="24"/>
          <w:szCs w:val="24"/>
          <w:lang w:val="sr-Latn-BA"/>
        </w:rPr>
        <w:t xml:space="preserve"> krajnjih tačaka</w:t>
      </w:r>
      <w:r>
        <w:rPr>
          <w:rFonts w:ascii="Times New Roman" w:hAnsi="Times New Roman" w:cs="Times New Roman"/>
          <w:sz w:val="24"/>
          <w:szCs w:val="24"/>
          <w:lang w:val="sr-Latn-BA"/>
        </w:rPr>
        <w:t xml:space="preserve">, tipizirani objekti zahtjeva i odgovora i pojednostavljeno rukovanje greškama. </w:t>
      </w:r>
      <w:r w:rsidRPr="00675433">
        <w:rPr>
          <w:rFonts w:ascii="Times New Roman" w:hAnsi="Times New Roman" w:cs="Times New Roman"/>
          <w:sz w:val="24"/>
          <w:szCs w:val="24"/>
          <w:lang w:val="sr-Latn-BA"/>
        </w:rPr>
        <w:t xml:space="preserve">Prije korištenja </w:t>
      </w:r>
      <w:r w:rsidRPr="00675433">
        <w:rPr>
          <w:rFonts w:ascii="Times New Roman" w:hAnsi="Times New Roman" w:cs="Times New Roman"/>
          <w:i/>
          <w:sz w:val="24"/>
          <w:szCs w:val="24"/>
          <w:lang w:val="sr-Latn-BA"/>
        </w:rPr>
        <w:t>HttpClient</w:t>
      </w:r>
      <w:r>
        <w:rPr>
          <w:rFonts w:ascii="Times New Roman" w:hAnsi="Times New Roman" w:cs="Times New Roman"/>
          <w:sz w:val="24"/>
          <w:szCs w:val="24"/>
          <w:lang w:val="sr-Latn-BA"/>
        </w:rPr>
        <w:t xml:space="preserve">, aplikacija </w:t>
      </w:r>
      <w:r w:rsidRPr="00675433">
        <w:rPr>
          <w:rFonts w:ascii="Times New Roman" w:hAnsi="Times New Roman" w:cs="Times New Roman"/>
          <w:sz w:val="24"/>
          <w:szCs w:val="24"/>
          <w:lang w:val="sr-Latn-BA"/>
        </w:rPr>
        <w:t>mora uvesti</w:t>
      </w:r>
      <w:r>
        <w:rPr>
          <w:rFonts w:ascii="Times New Roman" w:hAnsi="Times New Roman" w:cs="Times New Roman"/>
          <w:sz w:val="24"/>
          <w:szCs w:val="24"/>
          <w:lang w:val="sr-Latn-BA"/>
        </w:rPr>
        <w:t xml:space="preserve"> </w:t>
      </w:r>
      <w:r w:rsidRPr="00675433">
        <w:rPr>
          <w:rFonts w:ascii="Times New Roman" w:hAnsi="Times New Roman" w:cs="Times New Roman"/>
          <w:sz w:val="24"/>
          <w:szCs w:val="24"/>
          <w:lang w:val="sr-Latn-BA"/>
        </w:rPr>
        <w:t xml:space="preserve">modul  </w:t>
      </w:r>
      <w:r w:rsidRPr="00675433">
        <w:rPr>
          <w:rFonts w:ascii="Times New Roman" w:hAnsi="Times New Roman" w:cs="Times New Roman"/>
          <w:i/>
          <w:sz w:val="24"/>
          <w:szCs w:val="24"/>
          <w:lang w:val="sr-Latn-BA"/>
        </w:rPr>
        <w:t>HttpClientModule</w:t>
      </w:r>
      <w:r w:rsidRPr="00675433">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koji se najčešće</w:t>
      </w:r>
      <w:r w:rsidRPr="00675433">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uvozi</w:t>
      </w:r>
      <w:r w:rsidRPr="00675433">
        <w:rPr>
          <w:rFonts w:ascii="Times New Roman" w:hAnsi="Times New Roman" w:cs="Times New Roman"/>
          <w:sz w:val="24"/>
          <w:szCs w:val="24"/>
          <w:lang w:val="sr-Latn-BA"/>
        </w:rPr>
        <w:t xml:space="preserve"> u </w:t>
      </w:r>
      <w:r w:rsidRPr="001C61FF">
        <w:rPr>
          <w:rFonts w:ascii="Times New Roman" w:hAnsi="Times New Roman" w:cs="Times New Roman"/>
          <w:i/>
          <w:sz w:val="24"/>
          <w:szCs w:val="24"/>
          <w:lang w:val="sr-Latn-BA"/>
        </w:rPr>
        <w:t>AppModule</w:t>
      </w:r>
      <w:r w:rsidRPr="00675433">
        <w:rPr>
          <w:rFonts w:ascii="Times New Roman" w:hAnsi="Times New Roman" w:cs="Times New Roman"/>
          <w:sz w:val="24"/>
          <w:szCs w:val="24"/>
          <w:lang w:val="sr-Latn-BA"/>
        </w:rPr>
        <w:t>, nakon čega se može ubaciti u željenu klasu.</w:t>
      </w:r>
    </w:p>
    <w:p w:rsidR="00A20D00" w:rsidRDefault="00A20D00" w:rsidP="00AD30FD">
      <w:pPr>
        <w:spacing w:after="0" w:line="240" w:lineRule="auto"/>
        <w:jc w:val="both"/>
        <w:rPr>
          <w:rFonts w:ascii="Times New Roman" w:hAnsi="Times New Roman" w:cs="Times New Roman"/>
          <w:sz w:val="24"/>
          <w:szCs w:val="24"/>
          <w:lang w:val="sr-Latn-BA"/>
        </w:rPr>
      </w:pPr>
    </w:p>
    <w:p w:rsidR="00A20D00" w:rsidRPr="00675433" w:rsidRDefault="00A20D00" w:rsidP="00AD30FD">
      <w:pPr>
        <w:spacing w:after="0" w:line="240" w:lineRule="auto"/>
        <w:jc w:val="both"/>
        <w:rPr>
          <w:rFonts w:ascii="Times New Roman" w:hAnsi="Times New Roman" w:cs="Times New Roman"/>
          <w:sz w:val="24"/>
          <w:szCs w:val="24"/>
          <w:lang w:val="sr-Latn-BA"/>
        </w:rPr>
      </w:pPr>
      <w:r>
        <w:rPr>
          <w:lang w:val="sr-Latn-BA"/>
        </w:rPr>
        <w:tab/>
      </w:r>
      <w:r w:rsidRPr="009A7450">
        <w:rPr>
          <w:rFonts w:ascii="Times New Roman" w:hAnsi="Times New Roman" w:cs="Times New Roman"/>
          <w:sz w:val="24"/>
          <w:szCs w:val="24"/>
          <w:lang w:val="sr-Latn-BA"/>
        </w:rPr>
        <w:t xml:space="preserve">Rutiranje - Angular ruter omogućava navigaciju od jednog do drugog pogleda dok korisnik koristi aplikaciju. Model navigacije pretraživača je sljedeći: unosi se URL u </w:t>
      </w:r>
      <w:r w:rsidRPr="009A7450">
        <w:rPr>
          <w:rFonts w:ascii="Times New Roman" w:hAnsi="Times New Roman" w:cs="Times New Roman"/>
          <w:i/>
          <w:sz w:val="24"/>
          <w:szCs w:val="24"/>
          <w:lang w:val="sr-Latn-BA"/>
        </w:rPr>
        <w:t>address bar</w:t>
      </w:r>
      <w:r>
        <w:rPr>
          <w:rFonts w:ascii="Times New Roman" w:hAnsi="Times New Roman" w:cs="Times New Roman"/>
          <w:sz w:val="24"/>
          <w:szCs w:val="24"/>
          <w:lang w:val="sr-Latn-BA"/>
        </w:rPr>
        <w:t xml:space="preserve"> gdje</w:t>
      </w:r>
      <w:r w:rsidRPr="009A7450">
        <w:rPr>
          <w:rFonts w:ascii="Times New Roman" w:hAnsi="Times New Roman" w:cs="Times New Roman"/>
          <w:sz w:val="24"/>
          <w:szCs w:val="24"/>
          <w:lang w:val="sr-Latn-BA"/>
        </w:rPr>
        <w:t xml:space="preserve"> pretraživač otvara odgovarajuću stranicu,</w:t>
      </w:r>
      <w:r>
        <w:rPr>
          <w:rFonts w:ascii="Times New Roman" w:hAnsi="Times New Roman" w:cs="Times New Roman"/>
          <w:sz w:val="24"/>
          <w:szCs w:val="24"/>
          <w:lang w:val="sr-Latn-BA"/>
        </w:rPr>
        <w:t xml:space="preserve"> zatim</w:t>
      </w:r>
      <w:r w:rsidRPr="009A7450">
        <w:rPr>
          <w:rFonts w:ascii="Times New Roman" w:hAnsi="Times New Roman" w:cs="Times New Roman"/>
          <w:sz w:val="24"/>
          <w:szCs w:val="24"/>
          <w:lang w:val="sr-Latn-BA"/>
        </w:rPr>
        <w:t xml:space="preserve"> klikom na </w:t>
      </w:r>
      <w:r w:rsidRPr="009A7450">
        <w:rPr>
          <w:rFonts w:ascii="Times New Roman" w:hAnsi="Times New Roman" w:cs="Times New Roman"/>
          <w:i/>
          <w:sz w:val="24"/>
          <w:szCs w:val="24"/>
          <w:lang w:val="sr-Latn-BA"/>
        </w:rPr>
        <w:t>link</w:t>
      </w:r>
      <w:r>
        <w:rPr>
          <w:rFonts w:ascii="Times New Roman" w:hAnsi="Times New Roman" w:cs="Times New Roman"/>
          <w:sz w:val="24"/>
          <w:szCs w:val="24"/>
          <w:lang w:val="sr-Latn-BA"/>
        </w:rPr>
        <w:t xml:space="preserve"> u stranici</w:t>
      </w:r>
      <w:r w:rsidRPr="009A7450">
        <w:rPr>
          <w:rFonts w:ascii="Times New Roman" w:hAnsi="Times New Roman" w:cs="Times New Roman"/>
          <w:sz w:val="24"/>
          <w:szCs w:val="24"/>
          <w:lang w:val="sr-Latn-BA"/>
        </w:rPr>
        <w:t xml:space="preserve"> pretraživač pr</w:t>
      </w:r>
      <w:r>
        <w:rPr>
          <w:rFonts w:ascii="Times New Roman" w:hAnsi="Times New Roman" w:cs="Times New Roman"/>
          <w:sz w:val="24"/>
          <w:szCs w:val="24"/>
          <w:lang w:val="sr-Latn-BA"/>
        </w:rPr>
        <w:t>elazi na sljedeć</w:t>
      </w:r>
      <w:r w:rsidRPr="009A7450">
        <w:rPr>
          <w:rFonts w:ascii="Times New Roman" w:hAnsi="Times New Roman" w:cs="Times New Roman"/>
          <w:sz w:val="24"/>
          <w:szCs w:val="24"/>
          <w:lang w:val="sr-Latn-BA"/>
        </w:rPr>
        <w:t xml:space="preserve">u odgovarajuću stranicu, </w:t>
      </w:r>
      <w:r>
        <w:rPr>
          <w:rFonts w:ascii="Times New Roman" w:hAnsi="Times New Roman" w:cs="Times New Roman"/>
          <w:sz w:val="24"/>
          <w:szCs w:val="24"/>
          <w:lang w:val="sr-Latn-BA"/>
        </w:rPr>
        <w:t xml:space="preserve">dok se </w:t>
      </w:r>
      <w:r w:rsidRPr="009A7450">
        <w:rPr>
          <w:rFonts w:ascii="Times New Roman" w:hAnsi="Times New Roman" w:cs="Times New Roman"/>
          <w:sz w:val="24"/>
          <w:szCs w:val="24"/>
          <w:lang w:val="sr-Latn-BA"/>
        </w:rPr>
        <w:t>klikom na n</w:t>
      </w:r>
      <w:r>
        <w:rPr>
          <w:rFonts w:ascii="Times New Roman" w:hAnsi="Times New Roman" w:cs="Times New Roman"/>
          <w:sz w:val="24"/>
          <w:szCs w:val="24"/>
          <w:lang w:val="sr-Latn-BA"/>
        </w:rPr>
        <w:t>azad ili naprijed, pretraživač</w:t>
      </w:r>
      <w:r w:rsidRPr="009A7450">
        <w:rPr>
          <w:rFonts w:ascii="Times New Roman" w:hAnsi="Times New Roman" w:cs="Times New Roman"/>
          <w:sz w:val="24"/>
          <w:szCs w:val="24"/>
          <w:lang w:val="sr-Latn-BA"/>
        </w:rPr>
        <w:t xml:space="preserve"> kreć</w:t>
      </w:r>
      <w:r>
        <w:rPr>
          <w:rFonts w:ascii="Times New Roman" w:hAnsi="Times New Roman" w:cs="Times New Roman"/>
          <w:sz w:val="24"/>
          <w:szCs w:val="24"/>
          <w:lang w:val="sr-Latn-BA"/>
        </w:rPr>
        <w:t>e kroz istoriju stranica unazad</w:t>
      </w:r>
      <w:r w:rsidRPr="009A7450">
        <w:rPr>
          <w:rFonts w:ascii="Times New Roman" w:hAnsi="Times New Roman" w:cs="Times New Roman"/>
          <w:sz w:val="24"/>
          <w:szCs w:val="24"/>
          <w:lang w:val="sr-Latn-BA"/>
        </w:rPr>
        <w:t xml:space="preserve"> ili naprijed. Angular ruter je sličan ovom modelu. Može interpretirati URL adresu </w:t>
      </w:r>
      <w:r w:rsidRPr="009A7450">
        <w:rPr>
          <w:rFonts w:ascii="Times New Roman" w:hAnsi="Times New Roman" w:cs="Times New Roman"/>
          <w:i/>
          <w:sz w:val="24"/>
          <w:szCs w:val="24"/>
          <w:lang w:val="sr-Latn-BA"/>
        </w:rPr>
        <w:t>web</w:t>
      </w:r>
      <w:r w:rsidRPr="009A7450">
        <w:rPr>
          <w:rFonts w:ascii="Times New Roman" w:hAnsi="Times New Roman" w:cs="Times New Roman"/>
          <w:sz w:val="24"/>
          <w:szCs w:val="24"/>
          <w:lang w:val="sr-Latn-BA"/>
        </w:rPr>
        <w:t xml:space="preserve"> pretraživača kao instrukciju za navigaciju do određenog pogleda aplikacije, </w:t>
      </w:r>
      <w:r>
        <w:rPr>
          <w:rFonts w:ascii="Times New Roman" w:hAnsi="Times New Roman" w:cs="Times New Roman"/>
          <w:sz w:val="24"/>
          <w:szCs w:val="24"/>
          <w:lang w:val="sr-Latn-BA"/>
        </w:rPr>
        <w:t xml:space="preserve">gdje </w:t>
      </w:r>
      <w:r w:rsidRPr="009A7450">
        <w:rPr>
          <w:rFonts w:ascii="Times New Roman" w:hAnsi="Times New Roman" w:cs="Times New Roman"/>
          <w:sz w:val="24"/>
          <w:szCs w:val="24"/>
          <w:lang w:val="sr-Latn-BA"/>
        </w:rPr>
        <w:t xml:space="preserve">komponenti ciljanog pogleda može proslijediti opcione parametre na osnovu kojih će </w:t>
      </w:r>
      <w:r w:rsidRPr="005A376C">
        <w:rPr>
          <w:rFonts w:ascii="Times New Roman" w:hAnsi="Times New Roman" w:cs="Times New Roman"/>
          <w:sz w:val="24"/>
          <w:szCs w:val="24"/>
          <w:lang w:val="sr-Latn-BA"/>
        </w:rPr>
        <w:t>komponenta odrediti koji</w:t>
      </w:r>
      <w:r>
        <w:rPr>
          <w:rFonts w:ascii="Times New Roman" w:hAnsi="Times New Roman" w:cs="Times New Roman"/>
          <w:sz w:val="24"/>
          <w:szCs w:val="24"/>
          <w:lang w:val="sr-Latn-BA"/>
        </w:rPr>
        <w:t xml:space="preserve"> se</w:t>
      </w:r>
      <w:r w:rsidRPr="005A376C">
        <w:rPr>
          <w:rFonts w:ascii="Times New Roman" w:hAnsi="Times New Roman" w:cs="Times New Roman"/>
          <w:sz w:val="24"/>
          <w:szCs w:val="24"/>
          <w:lang w:val="sr-Latn-BA"/>
        </w:rPr>
        <w:t xml:space="preserve"> sadržaj treba prikazati u pogledu. </w:t>
      </w:r>
      <w:r>
        <w:rPr>
          <w:rFonts w:ascii="Times New Roman" w:hAnsi="Times New Roman" w:cs="Times New Roman"/>
          <w:sz w:val="24"/>
          <w:szCs w:val="24"/>
          <w:lang w:val="sr-Latn-BA"/>
        </w:rPr>
        <w:t xml:space="preserve">Takođe, </w:t>
      </w:r>
      <w:r w:rsidRPr="005A376C">
        <w:rPr>
          <w:rFonts w:ascii="Times New Roman" w:hAnsi="Times New Roman" w:cs="Times New Roman"/>
          <w:sz w:val="24"/>
          <w:szCs w:val="24"/>
          <w:lang w:val="sr-Latn-BA"/>
        </w:rPr>
        <w:t>određeni pogled</w:t>
      </w:r>
      <w:r>
        <w:rPr>
          <w:rFonts w:ascii="Times New Roman" w:hAnsi="Times New Roman" w:cs="Times New Roman"/>
          <w:sz w:val="24"/>
          <w:szCs w:val="24"/>
          <w:lang w:val="sr-Latn-BA"/>
        </w:rPr>
        <w:t xml:space="preserve"> može preusmjeriti</w:t>
      </w:r>
      <w:r w:rsidRPr="005A376C">
        <w:rPr>
          <w:rFonts w:ascii="Times New Roman" w:hAnsi="Times New Roman" w:cs="Times New Roman"/>
          <w:sz w:val="24"/>
          <w:szCs w:val="24"/>
          <w:lang w:val="sr-Latn-BA"/>
        </w:rPr>
        <w:t xml:space="preserve"> kao reakciju na korisničku aktivnost (klik na dugme, izbor stavke iz padajuće liste</w:t>
      </w:r>
      <w:r>
        <w:rPr>
          <w:rFonts w:ascii="Times New Roman" w:hAnsi="Times New Roman" w:cs="Times New Roman"/>
          <w:sz w:val="24"/>
          <w:szCs w:val="24"/>
          <w:lang w:val="sr-Latn-BA"/>
        </w:rPr>
        <w:t>, itd.</w:t>
      </w:r>
      <w:r w:rsidRPr="005A376C">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Navigacija izmeđ</w:t>
      </w:r>
      <w:r w:rsidRPr="000D7E27">
        <w:rPr>
          <w:rFonts w:ascii="Times New Roman" w:hAnsi="Times New Roman" w:cs="Times New Roman"/>
          <w:sz w:val="24"/>
          <w:szCs w:val="24"/>
          <w:lang w:val="sr-Latn-BA"/>
        </w:rPr>
        <w:t xml:space="preserve">u pogleda se </w:t>
      </w:r>
      <w:r>
        <w:rPr>
          <w:rFonts w:ascii="Times New Roman" w:hAnsi="Times New Roman" w:cs="Times New Roman"/>
          <w:sz w:val="24"/>
          <w:szCs w:val="24"/>
          <w:lang w:val="sr-Latn-BA"/>
        </w:rPr>
        <w:t>čuva</w:t>
      </w:r>
      <w:r w:rsidRPr="000D7E27">
        <w:rPr>
          <w:rFonts w:ascii="Times New Roman" w:hAnsi="Times New Roman" w:cs="Times New Roman"/>
          <w:sz w:val="24"/>
          <w:szCs w:val="24"/>
          <w:lang w:val="sr-Latn-BA"/>
        </w:rPr>
        <w:t xml:space="preserve"> u </w:t>
      </w:r>
      <w:r>
        <w:rPr>
          <w:rFonts w:ascii="Times New Roman" w:hAnsi="Times New Roman" w:cs="Times New Roman"/>
          <w:sz w:val="24"/>
          <w:szCs w:val="24"/>
          <w:lang w:val="sr-Latn-BA"/>
        </w:rPr>
        <w:t>istoriji</w:t>
      </w:r>
      <w:r w:rsidRPr="000D7E27">
        <w:rPr>
          <w:rFonts w:ascii="Times New Roman" w:hAnsi="Times New Roman" w:cs="Times New Roman"/>
          <w:sz w:val="24"/>
          <w:szCs w:val="24"/>
          <w:lang w:val="sr-Latn-BA"/>
        </w:rPr>
        <w:t xml:space="preserve"> </w:t>
      </w:r>
      <w:r w:rsidRPr="001C61FF">
        <w:rPr>
          <w:rFonts w:ascii="Times New Roman" w:hAnsi="Times New Roman" w:cs="Times New Roman"/>
          <w:i/>
          <w:sz w:val="24"/>
          <w:szCs w:val="24"/>
          <w:lang w:val="sr-Latn-BA"/>
        </w:rPr>
        <w:t>web</w:t>
      </w:r>
      <w:r w:rsidRPr="000D7E27">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 xml:space="preserve">pretraživača, tako da </w:t>
      </w:r>
      <w:r w:rsidRPr="000D7E27">
        <w:rPr>
          <w:rFonts w:ascii="Times New Roman" w:hAnsi="Times New Roman" w:cs="Times New Roman"/>
          <w:sz w:val="24"/>
          <w:szCs w:val="24"/>
          <w:lang w:val="sr-Latn-BA"/>
        </w:rPr>
        <w:t xml:space="preserve">automatski rade </w:t>
      </w:r>
      <w:r>
        <w:rPr>
          <w:rFonts w:ascii="Times New Roman" w:hAnsi="Times New Roman" w:cs="Times New Roman"/>
          <w:sz w:val="24"/>
          <w:szCs w:val="24"/>
          <w:lang w:val="sr-Latn-BA"/>
        </w:rPr>
        <w:t>tasteri</w:t>
      </w:r>
      <w:r w:rsidRPr="000D7E27">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pretraživača za naprijed</w:t>
      </w:r>
      <w:r w:rsidRPr="000D7E27">
        <w:rPr>
          <w:rFonts w:ascii="Times New Roman" w:hAnsi="Times New Roman" w:cs="Times New Roman"/>
          <w:sz w:val="24"/>
          <w:szCs w:val="24"/>
          <w:lang w:val="sr-Latn-BA"/>
        </w:rPr>
        <w:t xml:space="preserve"> i </w:t>
      </w:r>
      <w:r>
        <w:rPr>
          <w:rFonts w:ascii="Times New Roman" w:hAnsi="Times New Roman" w:cs="Times New Roman"/>
          <w:sz w:val="24"/>
          <w:szCs w:val="24"/>
          <w:lang w:val="sr-Latn-BA"/>
        </w:rPr>
        <w:t>nazad</w:t>
      </w:r>
      <w:r w:rsidRPr="000D7E27">
        <w:rPr>
          <w:rFonts w:ascii="Times New Roman" w:hAnsi="Times New Roman" w:cs="Times New Roman"/>
          <w:sz w:val="24"/>
          <w:szCs w:val="24"/>
          <w:lang w:val="sr-Latn-BA"/>
        </w:rPr>
        <w:t>.</w:t>
      </w:r>
    </w:p>
    <w:p w:rsidR="00A20D00" w:rsidRDefault="00A20D00" w:rsidP="00A20D00">
      <w:pPr>
        <w:pStyle w:val="Heading1"/>
        <w:numPr>
          <w:ilvl w:val="0"/>
          <w:numId w:val="0"/>
        </w:numPr>
        <w:spacing w:line="240" w:lineRule="auto"/>
        <w:ind w:left="432"/>
        <w:jc w:val="both"/>
        <w:rPr>
          <w:rFonts w:ascii="Times New Roman" w:hAnsi="Times New Roman" w:cs="Times New Roman"/>
          <w:sz w:val="24"/>
          <w:szCs w:val="24"/>
          <w:lang w:val="sr-Latn-BA"/>
        </w:rPr>
      </w:pPr>
    </w:p>
    <w:p w:rsidR="00A20D00" w:rsidRDefault="00A20D00" w:rsidP="00A20D00">
      <w:pPr>
        <w:rPr>
          <w:lang w:val="sr-Latn-BA"/>
        </w:rPr>
      </w:pPr>
    </w:p>
    <w:p w:rsidR="00AD30FD" w:rsidRDefault="00AD30FD" w:rsidP="00A20D00">
      <w:pPr>
        <w:rPr>
          <w:lang w:val="sr-Latn-BA"/>
        </w:rPr>
      </w:pPr>
    </w:p>
    <w:p w:rsidR="00570299" w:rsidRDefault="00570299" w:rsidP="00A20D00">
      <w:pPr>
        <w:rPr>
          <w:lang w:val="sr-Latn-BA"/>
        </w:rPr>
      </w:pPr>
    </w:p>
    <w:p w:rsidR="00570299" w:rsidRDefault="00570299" w:rsidP="000D0120">
      <w:pPr>
        <w:pStyle w:val="Heading1"/>
        <w:spacing w:line="240" w:lineRule="auto"/>
        <w:jc w:val="both"/>
        <w:rPr>
          <w:lang w:val="sr-Latn-BA"/>
        </w:rPr>
      </w:pPr>
      <w:bookmarkStart w:id="22" w:name="_Toc9960918"/>
      <w:r w:rsidRPr="00773D91">
        <w:rPr>
          <w:rFonts w:ascii="Times New Roman" w:hAnsi="Times New Roman" w:cs="Times New Roman"/>
          <w:lang w:val="sr-Latn-BA"/>
        </w:rPr>
        <w:lastRenderedPageBreak/>
        <w:t>Ionic</w:t>
      </w:r>
      <w:bookmarkEnd w:id="22"/>
    </w:p>
    <w:p w:rsidR="00570299" w:rsidRDefault="00570299" w:rsidP="000D0120">
      <w:pPr>
        <w:spacing w:after="0" w:line="240" w:lineRule="auto"/>
        <w:jc w:val="both"/>
        <w:rPr>
          <w:rFonts w:ascii="Times New Roman" w:hAnsi="Times New Roman" w:cs="Times New Roman"/>
          <w:sz w:val="24"/>
          <w:szCs w:val="24"/>
          <w:lang w:val="sr-Latn-BA"/>
        </w:rPr>
      </w:pPr>
    </w:p>
    <w:p w:rsidR="00570299" w:rsidRPr="00773D91" w:rsidRDefault="00570299" w:rsidP="000D0120">
      <w:pPr>
        <w:pStyle w:val="Heading2"/>
        <w:spacing w:line="240" w:lineRule="auto"/>
        <w:jc w:val="both"/>
        <w:rPr>
          <w:rFonts w:ascii="Times New Roman" w:hAnsi="Times New Roman" w:cs="Times New Roman"/>
          <w:lang w:val="sr-Latn-BA"/>
        </w:rPr>
      </w:pPr>
      <w:bookmarkStart w:id="23" w:name="_Toc9960919"/>
      <w:r w:rsidRPr="00773D91">
        <w:rPr>
          <w:rFonts w:ascii="Times New Roman" w:hAnsi="Times New Roman" w:cs="Times New Roman"/>
          <w:lang w:val="sr-Latn-BA"/>
        </w:rPr>
        <w:t>Uvod</w:t>
      </w:r>
      <w:bookmarkEnd w:id="23"/>
    </w:p>
    <w:p w:rsidR="00570299" w:rsidRDefault="00570299" w:rsidP="000D0120">
      <w:pPr>
        <w:spacing w:after="0" w:line="240" w:lineRule="auto"/>
        <w:jc w:val="both"/>
        <w:rPr>
          <w:rFonts w:ascii="Times New Roman" w:hAnsi="Times New Roman" w:cs="Times New Roman"/>
          <w:sz w:val="24"/>
          <w:szCs w:val="24"/>
          <w:lang w:val="sr-Latn-BA"/>
        </w:rPr>
      </w:pPr>
    </w:p>
    <w:p w:rsidR="007E0761" w:rsidRDefault="00570299" w:rsidP="000D012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r w:rsidRPr="00570299">
        <w:rPr>
          <w:rFonts w:ascii="Times New Roman" w:hAnsi="Times New Roman" w:cs="Times New Roman"/>
          <w:i/>
          <w:sz w:val="24"/>
          <w:szCs w:val="24"/>
          <w:lang w:val="sr-Latn-BA"/>
        </w:rPr>
        <w:t>Ionic</w:t>
      </w:r>
      <w:r>
        <w:rPr>
          <w:rFonts w:ascii="Times New Roman" w:hAnsi="Times New Roman" w:cs="Times New Roman"/>
          <w:sz w:val="24"/>
          <w:szCs w:val="24"/>
          <w:lang w:val="sr-Latn-BA"/>
        </w:rPr>
        <w:t xml:space="preserve"> je razvojni okvir</w:t>
      </w:r>
      <w:r w:rsidR="005363CA">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otvorenog koda za kreiranje mobilnih i </w:t>
      </w:r>
      <w:r w:rsidRPr="00570299">
        <w:rPr>
          <w:rFonts w:ascii="Times New Roman" w:hAnsi="Times New Roman" w:cs="Times New Roman"/>
          <w:i/>
          <w:sz w:val="24"/>
          <w:szCs w:val="24"/>
          <w:lang w:val="sr-Latn-BA"/>
        </w:rPr>
        <w:t>desktop</w:t>
      </w:r>
      <w:r>
        <w:rPr>
          <w:rFonts w:ascii="Times New Roman" w:hAnsi="Times New Roman" w:cs="Times New Roman"/>
          <w:sz w:val="24"/>
          <w:szCs w:val="24"/>
          <w:lang w:val="sr-Latn-BA"/>
        </w:rPr>
        <w:t xml:space="preserve"> aplikacija visokih performansi koje koriste </w:t>
      </w:r>
      <w:r w:rsidRPr="00570299">
        <w:rPr>
          <w:rFonts w:ascii="Times New Roman" w:hAnsi="Times New Roman" w:cs="Times New Roman"/>
          <w:i/>
          <w:sz w:val="24"/>
          <w:szCs w:val="24"/>
          <w:lang w:val="sr-Latn-BA"/>
        </w:rPr>
        <w:t>web</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tehnologije HTML, CSS i </w:t>
      </w:r>
      <w:r>
        <w:rPr>
          <w:rFonts w:ascii="Times New Roman" w:hAnsi="Times New Roman" w:cs="Times New Roman"/>
          <w:i/>
          <w:sz w:val="24"/>
          <w:szCs w:val="24"/>
          <w:lang w:val="sr-Latn-BA"/>
        </w:rPr>
        <w:t>JavaScript</w:t>
      </w:r>
      <w:r>
        <w:rPr>
          <w:rFonts w:ascii="Times New Roman" w:hAnsi="Times New Roman" w:cs="Times New Roman"/>
          <w:sz w:val="24"/>
          <w:szCs w:val="24"/>
          <w:lang w:val="sr-Latn-BA"/>
        </w:rPr>
        <w:t>.</w:t>
      </w:r>
      <w:r w:rsidR="005363CA">
        <w:rPr>
          <w:rFonts w:ascii="Times New Roman" w:hAnsi="Times New Roman" w:cs="Times New Roman"/>
          <w:sz w:val="24"/>
          <w:szCs w:val="24"/>
          <w:lang w:val="sr-Latn-BA"/>
        </w:rPr>
        <w:t xml:space="preserve"> Fokusira se na interakciju </w:t>
      </w:r>
      <w:r w:rsidR="00181745">
        <w:rPr>
          <w:rFonts w:ascii="Times New Roman" w:hAnsi="Times New Roman" w:cs="Times New Roman"/>
          <w:sz w:val="24"/>
          <w:szCs w:val="24"/>
          <w:lang w:val="sr-Latn-BA"/>
        </w:rPr>
        <w:t xml:space="preserve">korisnika i </w:t>
      </w:r>
      <w:r w:rsidR="005363CA">
        <w:rPr>
          <w:rFonts w:ascii="Times New Roman" w:hAnsi="Times New Roman" w:cs="Times New Roman"/>
          <w:sz w:val="24"/>
          <w:szCs w:val="24"/>
          <w:lang w:val="sr-Latn-BA"/>
        </w:rPr>
        <w:t xml:space="preserve">korisničkog interfejsa aplikacije. Jednostavno se integriše sa drugim bibliotekama i okvirima, kao što je </w:t>
      </w:r>
      <w:r w:rsidR="005363CA" w:rsidRPr="005363CA">
        <w:rPr>
          <w:rFonts w:ascii="Times New Roman" w:hAnsi="Times New Roman" w:cs="Times New Roman"/>
          <w:i/>
          <w:sz w:val="24"/>
          <w:szCs w:val="24"/>
          <w:lang w:val="sr-Latn-BA"/>
        </w:rPr>
        <w:t>Angular</w:t>
      </w:r>
      <w:r w:rsidR="005363CA">
        <w:rPr>
          <w:rFonts w:ascii="Times New Roman" w:hAnsi="Times New Roman" w:cs="Times New Roman"/>
          <w:sz w:val="24"/>
          <w:szCs w:val="24"/>
          <w:lang w:val="sr-Latn-BA"/>
        </w:rPr>
        <w:t xml:space="preserve"> ili se može koristiti samostano. </w:t>
      </w:r>
      <w:sdt>
        <w:sdtPr>
          <w:rPr>
            <w:rFonts w:ascii="Times New Roman" w:hAnsi="Times New Roman" w:cs="Times New Roman"/>
            <w:sz w:val="24"/>
            <w:szCs w:val="24"/>
            <w:lang w:val="sr-Latn-BA"/>
          </w:rPr>
          <w:id w:val="1965306785"/>
          <w:citation/>
        </w:sdtPr>
        <w:sdtEndPr/>
        <w:sdtContent>
          <w:r w:rsidR="00876873">
            <w:rPr>
              <w:rFonts w:ascii="Times New Roman" w:hAnsi="Times New Roman" w:cs="Times New Roman"/>
              <w:sz w:val="24"/>
              <w:szCs w:val="24"/>
              <w:lang w:val="sr-Latn-BA"/>
            </w:rPr>
            <w:fldChar w:fldCharType="begin"/>
          </w:r>
          <w:r w:rsidR="00414B3B">
            <w:rPr>
              <w:rFonts w:ascii="Times New Roman" w:hAnsi="Times New Roman" w:cs="Times New Roman"/>
              <w:sz w:val="24"/>
              <w:szCs w:val="24"/>
            </w:rPr>
            <w:instrText xml:space="preserve"> CITATION Ion19 \l 1033 </w:instrText>
          </w:r>
          <w:r w:rsidR="00876873">
            <w:rPr>
              <w:rFonts w:ascii="Times New Roman" w:hAnsi="Times New Roman" w:cs="Times New Roman"/>
              <w:sz w:val="24"/>
              <w:szCs w:val="24"/>
              <w:lang w:val="sr-Latn-BA"/>
            </w:rPr>
            <w:fldChar w:fldCharType="separate"/>
          </w:r>
          <w:r w:rsidR="00414B3B" w:rsidRPr="00414B3B">
            <w:rPr>
              <w:rFonts w:ascii="Times New Roman" w:hAnsi="Times New Roman" w:cs="Times New Roman"/>
              <w:noProof/>
              <w:sz w:val="24"/>
              <w:szCs w:val="24"/>
            </w:rPr>
            <w:t>[</w:t>
          </w:r>
          <w:hyperlink w:anchor="Ion19" w:history="1">
            <w:r w:rsidR="00414B3B" w:rsidRPr="00414B3B">
              <w:rPr>
                <w:rStyle w:val="Heading2Char"/>
                <w:rFonts w:ascii="Times New Roman" w:eastAsiaTheme="minorHAnsi" w:hAnsi="Times New Roman" w:cs="Times New Roman"/>
                <w:noProof/>
                <w:color w:val="auto"/>
                <w:sz w:val="24"/>
                <w:szCs w:val="24"/>
              </w:rPr>
              <w:t>25</w:t>
            </w:r>
          </w:hyperlink>
          <w:r w:rsidR="00414B3B" w:rsidRPr="00414B3B">
            <w:rPr>
              <w:rFonts w:ascii="Times New Roman" w:hAnsi="Times New Roman" w:cs="Times New Roman"/>
              <w:noProof/>
              <w:sz w:val="24"/>
              <w:szCs w:val="24"/>
            </w:rPr>
            <w:t>]</w:t>
          </w:r>
          <w:r w:rsidR="00876873">
            <w:rPr>
              <w:rFonts w:ascii="Times New Roman" w:hAnsi="Times New Roman" w:cs="Times New Roman"/>
              <w:sz w:val="24"/>
              <w:szCs w:val="24"/>
              <w:lang w:val="sr-Latn-BA"/>
            </w:rPr>
            <w:fldChar w:fldCharType="end"/>
          </w:r>
        </w:sdtContent>
      </w:sdt>
    </w:p>
    <w:p w:rsidR="00456D98" w:rsidRDefault="00456D98" w:rsidP="000D0120">
      <w:pPr>
        <w:spacing w:after="0" w:line="240" w:lineRule="auto"/>
        <w:jc w:val="both"/>
        <w:rPr>
          <w:rFonts w:ascii="Times New Roman" w:hAnsi="Times New Roman" w:cs="Times New Roman"/>
          <w:sz w:val="24"/>
          <w:szCs w:val="24"/>
          <w:lang w:val="sr-Latn-BA"/>
        </w:rPr>
      </w:pPr>
    </w:p>
    <w:p w:rsidR="007E0761" w:rsidRPr="00730CBF" w:rsidRDefault="007E0761" w:rsidP="000D0120">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sr-Latn-BA"/>
        </w:rPr>
        <w:tab/>
        <w:t xml:space="preserve">Prva verzija </w:t>
      </w:r>
      <w:r>
        <w:rPr>
          <w:rFonts w:ascii="Times New Roman" w:hAnsi="Times New Roman" w:cs="Times New Roman"/>
          <w:i/>
          <w:sz w:val="24"/>
          <w:szCs w:val="24"/>
          <w:lang w:val="sr-Latn-BA"/>
        </w:rPr>
        <w:t>Ionic</w:t>
      </w:r>
      <w:r w:rsidR="00372CA1">
        <w:rPr>
          <w:rFonts w:ascii="Times New Roman" w:hAnsi="Times New Roman" w:cs="Times New Roman"/>
          <w:sz w:val="24"/>
          <w:szCs w:val="24"/>
          <w:lang w:val="sr-Latn-BA"/>
        </w:rPr>
        <w:t xml:space="preserve">-a razvijena je pomoću </w:t>
      </w:r>
      <w:r w:rsidR="00372CA1" w:rsidRPr="00372CA1">
        <w:rPr>
          <w:rFonts w:ascii="Times New Roman" w:hAnsi="Times New Roman" w:cs="Times New Roman"/>
          <w:i/>
          <w:sz w:val="24"/>
          <w:szCs w:val="24"/>
          <w:lang w:val="sr-Latn-BA"/>
        </w:rPr>
        <w:t>AngularJS</w:t>
      </w:r>
      <w:r w:rsidR="00372CA1">
        <w:rPr>
          <w:rFonts w:ascii="Times New Roman" w:hAnsi="Times New Roman" w:cs="Times New Roman"/>
          <w:sz w:val="24"/>
          <w:szCs w:val="24"/>
          <w:lang w:val="sr-Latn-BA"/>
        </w:rPr>
        <w:t xml:space="preserve">-a i </w:t>
      </w:r>
      <w:r w:rsidR="00372CA1" w:rsidRPr="00372CA1">
        <w:rPr>
          <w:rFonts w:ascii="Times New Roman" w:hAnsi="Times New Roman" w:cs="Times New Roman"/>
          <w:i/>
          <w:sz w:val="24"/>
          <w:szCs w:val="24"/>
          <w:lang w:val="sr-Latn-BA"/>
        </w:rPr>
        <w:t>Apache Cordova</w:t>
      </w:r>
      <w:r w:rsidR="00372CA1">
        <w:rPr>
          <w:rFonts w:ascii="Times New Roman" w:hAnsi="Times New Roman" w:cs="Times New Roman"/>
          <w:sz w:val="24"/>
          <w:szCs w:val="24"/>
          <w:lang w:val="sr-Latn-BA"/>
        </w:rPr>
        <w:t>-e</w:t>
      </w:r>
      <w:r>
        <w:rPr>
          <w:rFonts w:ascii="Times New Roman" w:hAnsi="Times New Roman" w:cs="Times New Roman"/>
          <w:sz w:val="24"/>
          <w:szCs w:val="24"/>
          <w:lang w:val="sr-Latn-BA"/>
        </w:rPr>
        <w:t xml:space="preserve"> 2013. godine</w:t>
      </w:r>
      <w:r w:rsidR="00372CA1">
        <w:rPr>
          <w:rFonts w:ascii="Times New Roman" w:hAnsi="Times New Roman" w:cs="Times New Roman"/>
          <w:sz w:val="24"/>
          <w:szCs w:val="24"/>
          <w:lang w:val="sr-Latn-BA"/>
        </w:rPr>
        <w:t>.</w:t>
      </w:r>
      <w:r w:rsidR="00730CBF">
        <w:rPr>
          <w:rFonts w:ascii="Times New Roman" w:hAnsi="Times New Roman" w:cs="Times New Roman"/>
          <w:sz w:val="24"/>
          <w:szCs w:val="24"/>
          <w:lang w:val="sr-Latn-BA"/>
        </w:rPr>
        <w:t xml:space="preserve"> U januaru 2019. godine izašla je posljednja </w:t>
      </w:r>
      <w:r w:rsidR="00730CBF">
        <w:rPr>
          <w:rFonts w:ascii="Times New Roman" w:hAnsi="Times New Roman" w:cs="Times New Roman"/>
          <w:i/>
          <w:sz w:val="24"/>
          <w:szCs w:val="24"/>
          <w:lang w:val="sr-Latn-BA"/>
        </w:rPr>
        <w:t>Ionic</w:t>
      </w:r>
      <w:r w:rsidR="00730CBF">
        <w:rPr>
          <w:rFonts w:ascii="Times New Roman" w:hAnsi="Times New Roman" w:cs="Times New Roman"/>
          <w:sz w:val="24"/>
          <w:szCs w:val="24"/>
          <w:lang w:val="sr-Latn-BA"/>
        </w:rPr>
        <w:t xml:space="preserve"> 4 verzija, realizovana kao skup </w:t>
      </w:r>
      <w:r w:rsidR="00730CBF" w:rsidRPr="00730CBF">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w:t>
      </w:r>
      <w:r w:rsidR="00730CBF">
        <w:rPr>
          <w:rFonts w:ascii="Times New Roman" w:hAnsi="Times New Roman" w:cs="Times New Roman"/>
          <w:sz w:val="24"/>
          <w:szCs w:val="24"/>
          <w:lang w:val="sr-Latn-BA"/>
        </w:rPr>
        <w:t>komponenti. U posljednoj verziji može se izabrati jedan od integracionih okvira (</w:t>
      </w:r>
      <w:r w:rsidR="00730CBF">
        <w:rPr>
          <w:rFonts w:ascii="Times New Roman" w:hAnsi="Times New Roman" w:cs="Times New Roman"/>
          <w:i/>
          <w:sz w:val="24"/>
          <w:szCs w:val="24"/>
          <w:lang w:val="sr-Latn-BA"/>
        </w:rPr>
        <w:t>Angular</w:t>
      </w:r>
      <w:r w:rsidR="00730CBF">
        <w:rPr>
          <w:rFonts w:ascii="Times New Roman" w:hAnsi="Times New Roman" w:cs="Times New Roman"/>
          <w:sz w:val="24"/>
          <w:szCs w:val="24"/>
          <w:lang w:val="sr-Latn-BA"/>
        </w:rPr>
        <w:t xml:space="preserve">, </w:t>
      </w:r>
      <w:r w:rsidR="00730CBF">
        <w:rPr>
          <w:rFonts w:ascii="Times New Roman" w:hAnsi="Times New Roman" w:cs="Times New Roman"/>
          <w:i/>
          <w:sz w:val="24"/>
          <w:szCs w:val="24"/>
          <w:lang w:val="sr-Latn-BA"/>
        </w:rPr>
        <w:t>Vue</w:t>
      </w:r>
      <w:r w:rsidR="00730CBF">
        <w:rPr>
          <w:rFonts w:ascii="Times New Roman" w:hAnsi="Times New Roman" w:cs="Times New Roman"/>
          <w:sz w:val="24"/>
          <w:szCs w:val="24"/>
          <w:lang w:val="sr-Latn-BA"/>
        </w:rPr>
        <w:t xml:space="preserve"> ili </w:t>
      </w:r>
      <w:r w:rsidR="00730CBF">
        <w:rPr>
          <w:rFonts w:ascii="Times New Roman" w:hAnsi="Times New Roman" w:cs="Times New Roman"/>
          <w:i/>
          <w:sz w:val="24"/>
          <w:szCs w:val="24"/>
          <w:lang w:val="sr-Latn-BA"/>
        </w:rPr>
        <w:t>React</w:t>
      </w:r>
      <w:r w:rsidR="00730CBF">
        <w:rPr>
          <w:rFonts w:ascii="Times New Roman" w:hAnsi="Times New Roman" w:cs="Times New Roman"/>
          <w:sz w:val="24"/>
          <w:szCs w:val="24"/>
          <w:lang w:val="sr-Latn-BA"/>
        </w:rPr>
        <w:t xml:space="preserve">) ili upotreba </w:t>
      </w:r>
      <w:r w:rsidR="00730CBF">
        <w:rPr>
          <w:rFonts w:ascii="Times New Roman" w:hAnsi="Times New Roman" w:cs="Times New Roman"/>
          <w:i/>
          <w:sz w:val="24"/>
          <w:szCs w:val="24"/>
          <w:lang w:val="sr-Latn-BA"/>
        </w:rPr>
        <w:t>Ionic</w:t>
      </w:r>
      <w:r w:rsidR="00730CBF">
        <w:rPr>
          <w:rFonts w:ascii="Times New Roman" w:hAnsi="Times New Roman" w:cs="Times New Roman"/>
          <w:sz w:val="24"/>
          <w:szCs w:val="24"/>
          <w:lang w:val="sr-Latn-BA"/>
        </w:rPr>
        <w:t xml:space="preserve"> komponenti bez ikakvog okvira.</w:t>
      </w:r>
    </w:p>
    <w:p w:rsidR="001B6C4E" w:rsidRDefault="001B6C4E" w:rsidP="000D0120">
      <w:pPr>
        <w:spacing w:after="0" w:line="240" w:lineRule="auto"/>
        <w:jc w:val="both"/>
        <w:rPr>
          <w:rFonts w:ascii="Times New Roman" w:hAnsi="Times New Roman" w:cs="Times New Roman"/>
          <w:sz w:val="24"/>
          <w:szCs w:val="24"/>
        </w:rPr>
      </w:pPr>
    </w:p>
    <w:p w:rsidR="00361BD2" w:rsidRDefault="001B6C4E" w:rsidP="000D012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r>
      <w:r w:rsidR="00361BD2">
        <w:rPr>
          <w:rFonts w:ascii="Times New Roman" w:hAnsi="Times New Roman" w:cs="Times New Roman"/>
          <w:sz w:val="24"/>
          <w:szCs w:val="24"/>
        </w:rPr>
        <w:t xml:space="preserve">Instalacija </w:t>
      </w:r>
      <w:r w:rsidR="00361BD2" w:rsidRPr="00361BD2">
        <w:rPr>
          <w:rFonts w:ascii="Times New Roman" w:hAnsi="Times New Roman" w:cs="Times New Roman"/>
          <w:i/>
          <w:sz w:val="24"/>
          <w:szCs w:val="24"/>
        </w:rPr>
        <w:t>Ionic</w:t>
      </w:r>
      <w:r w:rsidR="00361BD2">
        <w:rPr>
          <w:rFonts w:ascii="Times New Roman" w:hAnsi="Times New Roman" w:cs="Times New Roman"/>
          <w:sz w:val="24"/>
          <w:szCs w:val="24"/>
        </w:rPr>
        <w:t>-a reali</w:t>
      </w:r>
      <w:r w:rsidR="00361BD2">
        <w:rPr>
          <w:rFonts w:ascii="Times New Roman" w:hAnsi="Times New Roman" w:cs="Times New Roman"/>
          <w:sz w:val="24"/>
          <w:szCs w:val="24"/>
          <w:lang w:val="sr-Latn-BA"/>
        </w:rPr>
        <w:t>zuje se pomoću NPM repozitorijum</w:t>
      </w:r>
      <w:r w:rsidR="00181745">
        <w:rPr>
          <w:rFonts w:ascii="Times New Roman" w:hAnsi="Times New Roman" w:cs="Times New Roman"/>
          <w:sz w:val="24"/>
          <w:szCs w:val="24"/>
          <w:lang w:val="sr-Latn-BA"/>
        </w:rPr>
        <w:t>a</w:t>
      </w:r>
      <w:r w:rsidR="00361BD2">
        <w:rPr>
          <w:rFonts w:ascii="Times New Roman" w:hAnsi="Times New Roman" w:cs="Times New Roman"/>
          <w:sz w:val="24"/>
          <w:szCs w:val="24"/>
          <w:lang w:val="sr-Latn-BA"/>
        </w:rPr>
        <w:t xml:space="preserve"> komandom prikazanom na Slici </w:t>
      </w:r>
      <w:r w:rsidR="00265F91">
        <w:rPr>
          <w:rFonts w:ascii="Times New Roman" w:hAnsi="Times New Roman" w:cs="Times New Roman"/>
          <w:sz w:val="24"/>
          <w:szCs w:val="24"/>
          <w:lang w:val="sr-Latn-BA"/>
        </w:rPr>
        <w:t>8.1.</w:t>
      </w:r>
    </w:p>
    <w:p w:rsidR="00361BD2" w:rsidRDefault="00361BD2" w:rsidP="00570299">
      <w:pPr>
        <w:spacing w:after="0" w:line="240" w:lineRule="auto"/>
        <w:jc w:val="both"/>
        <w:rPr>
          <w:rFonts w:ascii="Times New Roman" w:hAnsi="Times New Roman" w:cs="Times New Roman"/>
          <w:sz w:val="24"/>
          <w:szCs w:val="24"/>
          <w:lang w:val="sr-Latn-BA"/>
        </w:rPr>
      </w:pPr>
    </w:p>
    <w:p w:rsidR="00361BD2" w:rsidRDefault="0010006C" w:rsidP="00570299">
      <w:pPr>
        <w:spacing w:after="0" w:line="240" w:lineRule="auto"/>
        <w:jc w:val="both"/>
        <w:rPr>
          <w:rFonts w:ascii="Times New Roman" w:hAnsi="Times New Roman" w:cs="Times New Roman"/>
          <w:sz w:val="24"/>
          <w:szCs w:val="24"/>
          <w:lang w:val="sr-Latn-BA"/>
        </w:rPr>
      </w:pPr>
      <w:r>
        <w:rPr>
          <w:noProof/>
        </w:rPr>
        <w:pict>
          <v:shape id="Text Box 70" o:spid="_x0000_s1088" type="#_x0000_t202" style="position:absolute;left:0;text-align:left;margin-left:.55pt;margin-top:27.25pt;width:452.15pt;height:.0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ONgIAAHUEAAAOAAAAZHJzL2Uyb0RvYy54bWysVFFv2jAQfp+0/2D5fQTooF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" stroked="f">
            <v:textbox style="mso-fit-shape-to-text:t" inset="0,0,0,0">
              <w:txbxContent>
                <w:p w:rsidR="000D75C7" w:rsidRPr="00265F91" w:rsidRDefault="000D75C7" w:rsidP="00361BD2">
                  <w:pPr>
                    <w:pStyle w:val="Caption"/>
                    <w:jc w:val="center"/>
                    <w:rPr>
                      <w:rFonts w:ascii="Times New Roman" w:hAnsi="Times New Roman" w:cs="Times New Roman"/>
                      <w:b w:val="0"/>
                      <w:i/>
                      <w:noProof/>
                      <w:sz w:val="24"/>
                      <w:szCs w:val="24"/>
                      <w:lang w:val="sr-Latn-BA"/>
                    </w:rPr>
                  </w:pPr>
                  <w:r w:rsidRPr="00265F91">
                    <w:rPr>
                      <w:rFonts w:ascii="Times New Roman" w:hAnsi="Times New Roman" w:cs="Times New Roman"/>
                      <w:i/>
                      <w:lang w:val="sr-Latn-BA"/>
                    </w:rPr>
                    <w:t>Slika 8.1 – Instaliranje Ionic-a pomoću NPM repozitorijum</w:t>
                  </w:r>
                </w:p>
              </w:txbxContent>
            </v:textbox>
          </v:shape>
        </w:pict>
      </w:r>
      <w:r>
        <w:rPr>
          <w:rFonts w:ascii="Times New Roman" w:hAnsi="Times New Roman" w:cs="Times New Roman"/>
          <w:noProof/>
          <w:sz w:val="24"/>
          <w:szCs w:val="24"/>
        </w:rPr>
        <w:pict>
          <v:shape id="Text Box 66" o:spid="_x0000_s1089" type="#_x0000_t202" style="position:absolute;left:0;text-align:left;margin-left:.6pt;margin-top:-.25pt;width:452.15pt;height:23.05pt;z-index:251735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" fillcolor="white [3201]" strokeweight=".5pt">
            <v:textbox>
              <w:txbxContent>
                <w:p w:rsidR="000D75C7" w:rsidRPr="00361BD2" w:rsidRDefault="000D75C7">
                  <w:pPr>
                    <w:rPr>
                      <w:rFonts w:ascii="Courier New" w:hAnsi="Courier New" w:cs="Courier New"/>
                      <w:lang w:val="sr-Latn-BA"/>
                    </w:rPr>
                  </w:pPr>
                  <w:r>
                    <w:rPr>
                      <w:rFonts w:ascii="Courier New" w:hAnsi="Courier New" w:cs="Courier New"/>
                      <w:lang w:val="sr-Latn-BA"/>
                    </w:rPr>
                    <w:t>npm install –g ionic</w:t>
                  </w:r>
                </w:p>
              </w:txbxContent>
            </v:textbox>
          </v:shape>
        </w:pict>
      </w:r>
    </w:p>
    <w:p w:rsidR="001B6C4E" w:rsidRPr="00361BD2" w:rsidRDefault="00361BD2" w:rsidP="0057029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 </w:t>
      </w:r>
    </w:p>
    <w:p w:rsidR="00570299" w:rsidRDefault="00570299" w:rsidP="00A20D00">
      <w:pPr>
        <w:rPr>
          <w:lang w:val="sr-Latn-BA"/>
        </w:rPr>
      </w:pPr>
    </w:p>
    <w:p w:rsidR="00570299" w:rsidRDefault="00361BD2" w:rsidP="004E4326">
      <w:pPr>
        <w:spacing w:after="0" w:line="240" w:lineRule="auto"/>
        <w:jc w:val="both"/>
        <w:rPr>
          <w:rFonts w:ascii="Times New Roman" w:hAnsi="Times New Roman" w:cs="Times New Roman"/>
          <w:sz w:val="24"/>
          <w:szCs w:val="24"/>
          <w:lang w:val="sr-Latn-BA"/>
        </w:rPr>
      </w:pPr>
      <w:r>
        <w:rPr>
          <w:lang w:val="sr-Latn-BA"/>
        </w:rPr>
        <w:tab/>
      </w:r>
      <w:r w:rsidR="004E4326">
        <w:rPr>
          <w:rFonts w:ascii="Times New Roman" w:hAnsi="Times New Roman" w:cs="Times New Roman"/>
          <w:sz w:val="24"/>
          <w:szCs w:val="24"/>
          <w:lang w:val="sr-Latn-BA"/>
        </w:rPr>
        <w:t xml:space="preserve">Prilikom kreiranja </w:t>
      </w:r>
      <w:r w:rsidR="004E4326">
        <w:rPr>
          <w:rFonts w:ascii="Times New Roman" w:hAnsi="Times New Roman" w:cs="Times New Roman"/>
          <w:i/>
          <w:sz w:val="24"/>
          <w:szCs w:val="24"/>
          <w:lang w:val="sr-Latn-BA"/>
        </w:rPr>
        <w:t>Ionic</w:t>
      </w:r>
      <w:r w:rsidR="004E4326">
        <w:rPr>
          <w:rFonts w:ascii="Times New Roman" w:hAnsi="Times New Roman" w:cs="Times New Roman"/>
          <w:sz w:val="24"/>
          <w:szCs w:val="24"/>
          <w:lang w:val="sr-Latn-BA"/>
        </w:rPr>
        <w:t xml:space="preserve"> aplikacije može se koristiti jedan od predefinisanih šablona. Tri najčešće korištena šablona su </w:t>
      </w:r>
      <w:r w:rsidR="004E4326">
        <w:rPr>
          <w:rFonts w:ascii="Times New Roman" w:hAnsi="Times New Roman" w:cs="Times New Roman"/>
          <w:i/>
          <w:sz w:val="24"/>
          <w:szCs w:val="24"/>
          <w:lang w:val="sr-Latn-BA"/>
        </w:rPr>
        <w:t>blank</w:t>
      </w:r>
      <w:r w:rsidR="004E4326">
        <w:rPr>
          <w:rFonts w:ascii="Times New Roman" w:hAnsi="Times New Roman" w:cs="Times New Roman"/>
          <w:sz w:val="24"/>
          <w:szCs w:val="24"/>
          <w:lang w:val="sr-Latn-BA"/>
        </w:rPr>
        <w:t xml:space="preserve">, </w:t>
      </w:r>
      <w:r w:rsidR="004E4326">
        <w:rPr>
          <w:rFonts w:ascii="Times New Roman" w:hAnsi="Times New Roman" w:cs="Times New Roman"/>
          <w:i/>
          <w:sz w:val="24"/>
          <w:szCs w:val="24"/>
          <w:lang w:val="sr-Latn-BA"/>
        </w:rPr>
        <w:t>tabs</w:t>
      </w:r>
      <w:r w:rsidR="004E4326">
        <w:rPr>
          <w:rFonts w:ascii="Times New Roman" w:hAnsi="Times New Roman" w:cs="Times New Roman"/>
          <w:sz w:val="24"/>
          <w:szCs w:val="24"/>
          <w:lang w:val="sr-Latn-BA"/>
        </w:rPr>
        <w:t xml:space="preserve"> i </w:t>
      </w:r>
      <w:r w:rsidR="004E4326">
        <w:rPr>
          <w:rFonts w:ascii="Times New Roman" w:hAnsi="Times New Roman" w:cs="Times New Roman"/>
          <w:i/>
          <w:sz w:val="24"/>
          <w:szCs w:val="24"/>
          <w:lang w:val="sr-Latn-BA"/>
        </w:rPr>
        <w:t>sidemenu</w:t>
      </w:r>
      <w:r w:rsidR="004E4326">
        <w:rPr>
          <w:rFonts w:ascii="Times New Roman" w:hAnsi="Times New Roman" w:cs="Times New Roman"/>
          <w:sz w:val="24"/>
          <w:szCs w:val="24"/>
          <w:lang w:val="sr-Latn-BA"/>
        </w:rPr>
        <w:t xml:space="preserve">. </w:t>
      </w:r>
      <w:r w:rsidR="009B5B56">
        <w:rPr>
          <w:rFonts w:ascii="Times New Roman" w:hAnsi="Times New Roman" w:cs="Times New Roman"/>
          <w:sz w:val="24"/>
          <w:szCs w:val="24"/>
          <w:lang w:val="sr-Latn-BA"/>
        </w:rPr>
        <w:t>Na Slici</w:t>
      </w:r>
      <w:r w:rsidR="00265F91">
        <w:rPr>
          <w:rFonts w:ascii="Times New Roman" w:hAnsi="Times New Roman" w:cs="Times New Roman"/>
          <w:sz w:val="24"/>
          <w:szCs w:val="24"/>
          <w:lang w:val="sr-Latn-BA"/>
        </w:rPr>
        <w:t xml:space="preserve"> 8.2</w:t>
      </w:r>
      <w:r w:rsidR="009B5B56">
        <w:rPr>
          <w:rFonts w:ascii="Times New Roman" w:hAnsi="Times New Roman" w:cs="Times New Roman"/>
          <w:sz w:val="24"/>
          <w:szCs w:val="24"/>
          <w:lang w:val="sr-Latn-BA"/>
        </w:rPr>
        <w:t xml:space="preserve"> je prikazana komanda kojom se kreira </w:t>
      </w:r>
      <w:r w:rsidR="009B5B56">
        <w:rPr>
          <w:rFonts w:ascii="Times New Roman" w:hAnsi="Times New Roman" w:cs="Times New Roman"/>
          <w:i/>
          <w:sz w:val="24"/>
          <w:szCs w:val="24"/>
          <w:lang w:val="sr-Latn-BA"/>
        </w:rPr>
        <w:t>Ionic</w:t>
      </w:r>
      <w:r w:rsidR="009B5B56">
        <w:rPr>
          <w:rFonts w:ascii="Times New Roman" w:hAnsi="Times New Roman" w:cs="Times New Roman"/>
          <w:sz w:val="24"/>
          <w:szCs w:val="24"/>
          <w:lang w:val="sr-Latn-BA"/>
        </w:rPr>
        <w:t xml:space="preserve"> projekat i instaliraju potrebne zavisnosti projekta.</w:t>
      </w:r>
    </w:p>
    <w:p w:rsidR="009B5B56" w:rsidRDefault="009B5B56" w:rsidP="004E4326">
      <w:pPr>
        <w:spacing w:after="0" w:line="240" w:lineRule="auto"/>
        <w:jc w:val="both"/>
        <w:rPr>
          <w:rFonts w:ascii="Times New Roman" w:hAnsi="Times New Roman" w:cs="Times New Roman"/>
          <w:sz w:val="24"/>
          <w:szCs w:val="24"/>
          <w:lang w:val="sr-Latn-BA"/>
        </w:rPr>
      </w:pPr>
    </w:p>
    <w:p w:rsidR="009B5B56" w:rsidRPr="009B5B56" w:rsidRDefault="0010006C" w:rsidP="004E4326">
      <w:pPr>
        <w:spacing w:after="0" w:line="240" w:lineRule="auto"/>
        <w:jc w:val="both"/>
        <w:rPr>
          <w:rFonts w:ascii="Times New Roman" w:hAnsi="Times New Roman" w:cs="Times New Roman"/>
          <w:sz w:val="24"/>
          <w:szCs w:val="24"/>
          <w:lang w:val="sr-Latn-BA"/>
        </w:rPr>
      </w:pPr>
      <w:r>
        <w:rPr>
          <w:noProof/>
        </w:rPr>
        <w:pict>
          <v:shape id="Text Box 86" o:spid="_x0000_s1090" type="#_x0000_t202" style="position:absolute;left:0;text-align:left;margin-left:.55pt;margin-top:26.8pt;width:452.15pt;height:.0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9CNwIAAHUEAAAOAAAAZHJzL2Uyb0RvYy54bWysVFFv2jAQfp+0/2D5fQRoY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" stroked="f">
            <v:textbox style="mso-fit-shape-to-text:t" inset="0,0,0,0">
              <w:txbxContent>
                <w:p w:rsidR="000D75C7" w:rsidRPr="00265F91" w:rsidRDefault="000D75C7" w:rsidP="009B5B56">
                  <w:pPr>
                    <w:pStyle w:val="Caption"/>
                    <w:jc w:val="center"/>
                    <w:rPr>
                      <w:rFonts w:ascii="Times New Roman" w:hAnsi="Times New Roman" w:cs="Times New Roman"/>
                      <w:b w:val="0"/>
                      <w:i/>
                      <w:noProof/>
                      <w:sz w:val="24"/>
                      <w:szCs w:val="24"/>
                      <w:lang w:val="sr-Latn-BA"/>
                    </w:rPr>
                  </w:pPr>
                  <w:r w:rsidRPr="00265F91">
                    <w:rPr>
                      <w:rFonts w:ascii="Times New Roman" w:hAnsi="Times New Roman" w:cs="Times New Roman"/>
                      <w:i/>
                      <w:lang w:val="sr-Latn-BA"/>
                    </w:rPr>
                    <w:t>Slika 8.2 – Kreiranje Ionic projekta</w:t>
                  </w:r>
                </w:p>
              </w:txbxContent>
            </v:textbox>
          </v:shape>
        </w:pict>
      </w:r>
      <w:r>
        <w:rPr>
          <w:rFonts w:ascii="Times New Roman" w:hAnsi="Times New Roman" w:cs="Times New Roman"/>
          <w:noProof/>
          <w:sz w:val="24"/>
          <w:szCs w:val="24"/>
        </w:rPr>
        <w:pict>
          <v:shape id="Text Box 71" o:spid="_x0000_s1091" type="#_x0000_t202" style="position:absolute;left:0;text-align:left;margin-left:.6pt;margin-top:.45pt;width:452.15pt;height:21.9pt;z-index:2517381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" fillcolor="white [3201]" strokeweight=".5pt">
            <v:textbox>
              <w:txbxContent>
                <w:p w:rsidR="000D75C7" w:rsidRPr="009B5B56" w:rsidRDefault="000D75C7">
                  <w:pPr>
                    <w:rPr>
                      <w:rFonts w:ascii="Courier New" w:hAnsi="Courier New" w:cs="Courier New"/>
                    </w:rPr>
                  </w:pPr>
                  <w:r>
                    <w:rPr>
                      <w:rFonts w:ascii="Courier New" w:hAnsi="Courier New" w:cs="Courier New"/>
                      <w:lang w:val="sr-Latn-BA"/>
                    </w:rPr>
                    <w:t xml:space="preserve">ionic start &lt;name&gt; &lt;template&gt; </w:t>
                  </w:r>
                  <w:r>
                    <w:rPr>
                      <w:rFonts w:ascii="Courier New" w:hAnsi="Courier New" w:cs="Courier New"/>
                    </w:rPr>
                    <w:t>[options]</w:t>
                  </w:r>
                </w:p>
              </w:txbxContent>
            </v:textbox>
          </v:shape>
        </w:pict>
      </w:r>
    </w:p>
    <w:p w:rsidR="00570299" w:rsidRDefault="00570299" w:rsidP="00A20D00">
      <w:pPr>
        <w:rPr>
          <w:lang w:val="sr-Latn-BA"/>
        </w:rPr>
      </w:pPr>
    </w:p>
    <w:p w:rsidR="00570299" w:rsidRDefault="00570299" w:rsidP="000D0120">
      <w:pPr>
        <w:spacing w:after="0" w:line="240" w:lineRule="auto"/>
        <w:jc w:val="both"/>
        <w:rPr>
          <w:lang w:val="sr-Latn-BA"/>
        </w:rPr>
      </w:pPr>
    </w:p>
    <w:p w:rsidR="00570299" w:rsidRDefault="003C3B1F" w:rsidP="000D0120">
      <w:pPr>
        <w:spacing w:after="0" w:line="240" w:lineRule="auto"/>
        <w:jc w:val="both"/>
        <w:rPr>
          <w:rFonts w:ascii="Times New Roman" w:hAnsi="Times New Roman" w:cs="Times New Roman"/>
          <w:sz w:val="24"/>
          <w:szCs w:val="24"/>
          <w:lang w:val="sr-Latn-BA"/>
        </w:rPr>
      </w:pPr>
      <w:r>
        <w:rPr>
          <w:lang w:val="sr-Latn-BA"/>
        </w:rPr>
        <w:tab/>
      </w:r>
      <w:r>
        <w:rPr>
          <w:rFonts w:ascii="Times New Roman" w:hAnsi="Times New Roman" w:cs="Times New Roman"/>
          <w:sz w:val="24"/>
          <w:szCs w:val="24"/>
          <w:lang w:val="sr-Latn-BA"/>
        </w:rPr>
        <w:t xml:space="preserve">Prvi argument označava ime aplikacije, drugi argument predstavlja </w:t>
      </w:r>
      <w:r w:rsidR="00441199">
        <w:rPr>
          <w:rFonts w:ascii="Times New Roman" w:hAnsi="Times New Roman" w:cs="Times New Roman"/>
          <w:sz w:val="24"/>
          <w:szCs w:val="24"/>
          <w:lang w:val="sr-Latn-BA"/>
        </w:rPr>
        <w:t xml:space="preserve">šablon, a treći </w:t>
      </w:r>
      <w:r w:rsidR="0071394D">
        <w:rPr>
          <w:rFonts w:ascii="Times New Roman" w:hAnsi="Times New Roman" w:cs="Times New Roman"/>
          <w:sz w:val="24"/>
          <w:szCs w:val="24"/>
          <w:lang w:val="sr-Latn-BA"/>
        </w:rPr>
        <w:t xml:space="preserve">argument su opcije, npr. opcijom </w:t>
      </w:r>
      <w:r w:rsidR="0071394D" w:rsidRPr="0071394D">
        <w:rPr>
          <w:rFonts w:ascii="Times New Roman" w:hAnsi="Times New Roman" w:cs="Times New Roman"/>
          <w:i/>
          <w:sz w:val="24"/>
          <w:szCs w:val="24"/>
          <w:lang w:val="sr-Latn-BA"/>
        </w:rPr>
        <w:t>--type</w:t>
      </w:r>
      <w:r w:rsidR="0071394D">
        <w:rPr>
          <w:rFonts w:ascii="Times New Roman" w:hAnsi="Times New Roman" w:cs="Times New Roman"/>
          <w:sz w:val="24"/>
          <w:szCs w:val="24"/>
          <w:lang w:val="sr-Latn-BA"/>
        </w:rPr>
        <w:t xml:space="preserve"> se navodi tip </w:t>
      </w:r>
      <w:r w:rsidR="0071394D">
        <w:rPr>
          <w:rFonts w:ascii="Times New Roman" w:hAnsi="Times New Roman" w:cs="Times New Roman"/>
          <w:i/>
          <w:sz w:val="24"/>
          <w:szCs w:val="24"/>
          <w:lang w:val="sr-Latn-BA"/>
        </w:rPr>
        <w:t xml:space="preserve">Ionic </w:t>
      </w:r>
      <w:r w:rsidR="0071394D">
        <w:rPr>
          <w:rFonts w:ascii="Times New Roman" w:hAnsi="Times New Roman" w:cs="Times New Roman"/>
          <w:sz w:val="24"/>
          <w:szCs w:val="24"/>
          <w:lang w:val="sr-Latn-BA"/>
        </w:rPr>
        <w:t>projekta.</w:t>
      </w:r>
      <w:r w:rsidR="00EA15A2">
        <w:rPr>
          <w:rFonts w:ascii="Times New Roman" w:hAnsi="Times New Roman" w:cs="Times New Roman"/>
          <w:sz w:val="24"/>
          <w:szCs w:val="24"/>
          <w:lang w:val="sr-Latn-BA"/>
        </w:rPr>
        <w:t xml:space="preserve"> Tipovi projekta mogu biti </w:t>
      </w:r>
      <w:r w:rsidR="00EA15A2" w:rsidRPr="00B51315">
        <w:rPr>
          <w:rFonts w:ascii="Times New Roman" w:hAnsi="Times New Roman" w:cs="Times New Roman"/>
          <w:i/>
          <w:sz w:val="24"/>
          <w:szCs w:val="24"/>
          <w:lang w:val="sr-Latn-BA"/>
        </w:rPr>
        <w:t>ionic1</w:t>
      </w:r>
      <w:r w:rsidR="00EA15A2">
        <w:rPr>
          <w:rFonts w:ascii="Times New Roman" w:hAnsi="Times New Roman" w:cs="Times New Roman"/>
          <w:sz w:val="24"/>
          <w:szCs w:val="24"/>
          <w:lang w:val="sr-Latn-BA"/>
        </w:rPr>
        <w:t xml:space="preserve">, </w:t>
      </w:r>
      <w:r w:rsidR="00EA15A2" w:rsidRPr="00B51315">
        <w:rPr>
          <w:rFonts w:ascii="Times New Roman" w:hAnsi="Times New Roman" w:cs="Times New Roman"/>
          <w:i/>
          <w:sz w:val="24"/>
          <w:szCs w:val="24"/>
          <w:lang w:val="sr-Latn-BA"/>
        </w:rPr>
        <w:t>ionic-angular</w:t>
      </w:r>
      <w:r w:rsidR="00EA15A2">
        <w:rPr>
          <w:rFonts w:ascii="Times New Roman" w:hAnsi="Times New Roman" w:cs="Times New Roman"/>
          <w:sz w:val="24"/>
          <w:szCs w:val="24"/>
          <w:lang w:val="sr-Latn-BA"/>
        </w:rPr>
        <w:t xml:space="preserve">, </w:t>
      </w:r>
      <w:r w:rsidR="00EA15A2" w:rsidRPr="00B51315">
        <w:rPr>
          <w:rFonts w:ascii="Times New Roman" w:hAnsi="Times New Roman" w:cs="Times New Roman"/>
          <w:i/>
          <w:sz w:val="24"/>
          <w:szCs w:val="24"/>
          <w:lang w:val="sr-Latn-BA"/>
        </w:rPr>
        <w:t>angular</w:t>
      </w:r>
      <w:r w:rsidR="00EA15A2">
        <w:rPr>
          <w:rFonts w:ascii="Times New Roman" w:hAnsi="Times New Roman" w:cs="Times New Roman"/>
          <w:sz w:val="24"/>
          <w:szCs w:val="24"/>
          <w:lang w:val="sr-Latn-BA"/>
        </w:rPr>
        <w:t xml:space="preserve"> ili </w:t>
      </w:r>
      <w:r w:rsidR="00EA15A2" w:rsidRPr="00B51315">
        <w:rPr>
          <w:rFonts w:ascii="Times New Roman" w:hAnsi="Times New Roman" w:cs="Times New Roman"/>
          <w:i/>
          <w:sz w:val="24"/>
          <w:szCs w:val="24"/>
          <w:lang w:val="sr-Latn-BA"/>
        </w:rPr>
        <w:t>custom</w:t>
      </w:r>
      <w:r w:rsidR="00EA15A2">
        <w:rPr>
          <w:rFonts w:ascii="Times New Roman" w:hAnsi="Times New Roman" w:cs="Times New Roman"/>
          <w:sz w:val="24"/>
          <w:szCs w:val="24"/>
          <w:lang w:val="sr-Latn-BA"/>
        </w:rPr>
        <w:t>.</w:t>
      </w:r>
      <w:r w:rsidR="00C460BB">
        <w:rPr>
          <w:rFonts w:ascii="Times New Roman" w:hAnsi="Times New Roman" w:cs="Times New Roman"/>
          <w:sz w:val="24"/>
          <w:szCs w:val="24"/>
          <w:lang w:val="sr-Latn-BA"/>
        </w:rPr>
        <w:t xml:space="preserve"> </w:t>
      </w:r>
    </w:p>
    <w:p w:rsidR="00C460BB" w:rsidRDefault="00C460BB" w:rsidP="000D012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265F91" w:rsidRDefault="00C460BB" w:rsidP="000D012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Konfiguracione vrijednosti se čuvaju u JSON </w:t>
      </w:r>
      <w:r w:rsidR="00275CDD">
        <w:rPr>
          <w:rFonts w:ascii="Times New Roman" w:hAnsi="Times New Roman" w:cs="Times New Roman"/>
          <w:sz w:val="24"/>
          <w:szCs w:val="24"/>
          <w:lang w:val="sr-Latn-BA"/>
        </w:rPr>
        <w:t>formatu</w:t>
      </w:r>
      <w:r>
        <w:rPr>
          <w:rFonts w:ascii="Times New Roman" w:hAnsi="Times New Roman" w:cs="Times New Roman"/>
          <w:sz w:val="24"/>
          <w:szCs w:val="24"/>
          <w:lang w:val="sr-Latn-BA"/>
        </w:rPr>
        <w:t xml:space="preserve">. </w:t>
      </w:r>
      <w:r w:rsidRPr="00C460BB">
        <w:rPr>
          <w:rFonts w:ascii="Times New Roman" w:hAnsi="Times New Roman" w:cs="Times New Roman"/>
          <w:sz w:val="24"/>
          <w:szCs w:val="24"/>
          <w:lang w:val="sr-Latn-BA"/>
        </w:rPr>
        <w:t>Svaki</w:t>
      </w:r>
      <w:r>
        <w:rPr>
          <w:rFonts w:ascii="Times New Roman" w:hAnsi="Times New Roman" w:cs="Times New Roman"/>
          <w:sz w:val="24"/>
          <w:szCs w:val="24"/>
          <w:lang w:val="sr-Latn-BA"/>
        </w:rPr>
        <w:t xml:space="preserve"> </w:t>
      </w:r>
      <w:r w:rsidRPr="00071F3F">
        <w:rPr>
          <w:rFonts w:ascii="Times New Roman" w:hAnsi="Times New Roman" w:cs="Times New Roman"/>
          <w:i/>
          <w:sz w:val="24"/>
          <w:szCs w:val="24"/>
          <w:lang w:val="sr-Latn-BA"/>
        </w:rPr>
        <w:t>Ionic</w:t>
      </w:r>
      <w:r>
        <w:rPr>
          <w:rFonts w:ascii="Times New Roman" w:hAnsi="Times New Roman" w:cs="Times New Roman"/>
          <w:sz w:val="24"/>
          <w:szCs w:val="24"/>
          <w:lang w:val="sr-Latn-BA"/>
        </w:rPr>
        <w:t xml:space="preserve"> projekat ima konfiguracioni </w:t>
      </w:r>
      <w:r w:rsidRPr="00275CDD">
        <w:rPr>
          <w:rFonts w:ascii="Times New Roman" w:hAnsi="Times New Roman" w:cs="Times New Roman"/>
          <w:sz w:val="24"/>
          <w:szCs w:val="24"/>
          <w:lang w:val="sr-Latn-BA"/>
        </w:rPr>
        <w:t>fajl</w:t>
      </w:r>
      <w:r>
        <w:rPr>
          <w:rFonts w:ascii="Times New Roman" w:hAnsi="Times New Roman" w:cs="Times New Roman"/>
          <w:sz w:val="24"/>
          <w:szCs w:val="24"/>
          <w:lang w:val="sr-Latn-BA"/>
        </w:rPr>
        <w:t xml:space="preserve"> </w:t>
      </w:r>
      <w:r w:rsidR="00275CDD">
        <w:rPr>
          <w:rFonts w:ascii="Times New Roman" w:hAnsi="Times New Roman" w:cs="Times New Roman"/>
          <w:i/>
          <w:sz w:val="24"/>
          <w:szCs w:val="24"/>
          <w:lang w:val="sr-Latn-BA"/>
        </w:rPr>
        <w:t>ionic.config.json</w:t>
      </w:r>
      <w:r w:rsidR="00275CDD">
        <w:rPr>
          <w:rFonts w:ascii="Times New Roman" w:hAnsi="Times New Roman" w:cs="Times New Roman"/>
          <w:sz w:val="24"/>
          <w:szCs w:val="24"/>
          <w:lang w:val="sr-Latn-BA"/>
        </w:rPr>
        <w:t xml:space="preserve"> u </w:t>
      </w:r>
      <w:r w:rsidR="00275CDD">
        <w:rPr>
          <w:rFonts w:ascii="Times New Roman" w:hAnsi="Times New Roman" w:cs="Times New Roman"/>
          <w:i/>
          <w:sz w:val="24"/>
          <w:szCs w:val="24"/>
          <w:lang w:val="sr-Latn-BA"/>
        </w:rPr>
        <w:t>root</w:t>
      </w:r>
      <w:r w:rsidR="00275CDD">
        <w:rPr>
          <w:rFonts w:ascii="Times New Roman" w:hAnsi="Times New Roman" w:cs="Times New Roman"/>
          <w:sz w:val="24"/>
          <w:szCs w:val="24"/>
          <w:lang w:val="sr-Latn-BA"/>
        </w:rPr>
        <w:t xml:space="preserve"> direktorijumu. Na Slici</w:t>
      </w:r>
      <w:r w:rsidR="00265F91">
        <w:rPr>
          <w:rFonts w:ascii="Times New Roman" w:hAnsi="Times New Roman" w:cs="Times New Roman"/>
          <w:sz w:val="24"/>
          <w:szCs w:val="24"/>
          <w:lang w:val="sr-Latn-BA"/>
        </w:rPr>
        <w:t xml:space="preserve"> 8.3</w:t>
      </w:r>
      <w:r w:rsidR="00275CDD">
        <w:rPr>
          <w:rFonts w:ascii="Times New Roman" w:hAnsi="Times New Roman" w:cs="Times New Roman"/>
          <w:sz w:val="24"/>
          <w:szCs w:val="24"/>
          <w:lang w:val="sr-Latn-BA"/>
        </w:rPr>
        <w:t xml:space="preserve"> je primjer konfiguracionog fajla.</w:t>
      </w:r>
    </w:p>
    <w:p w:rsidR="00265F91" w:rsidRDefault="00265F91" w:rsidP="000D0120">
      <w:pPr>
        <w:spacing w:after="0" w:line="240" w:lineRule="auto"/>
        <w:jc w:val="both"/>
        <w:rPr>
          <w:rFonts w:ascii="Times New Roman" w:hAnsi="Times New Roman" w:cs="Times New Roman"/>
          <w:sz w:val="24"/>
          <w:szCs w:val="24"/>
          <w:lang w:val="sr-Latn-BA"/>
        </w:rPr>
      </w:pPr>
    </w:p>
    <w:p w:rsidR="00275CDD" w:rsidRDefault="0010006C" w:rsidP="000D0120">
      <w:pPr>
        <w:spacing w:after="0" w:line="240" w:lineRule="auto"/>
        <w:jc w:val="both"/>
        <w:rPr>
          <w:rFonts w:ascii="Times New Roman" w:hAnsi="Times New Roman" w:cs="Times New Roman"/>
          <w:sz w:val="24"/>
          <w:szCs w:val="24"/>
          <w:lang w:val="sr-Latn-BA"/>
        </w:rPr>
      </w:pPr>
      <w:r>
        <w:rPr>
          <w:noProof/>
        </w:rPr>
        <w:pict>
          <v:shape id="Text Box 89" o:spid="_x0000_s1092" type="#_x0000_t202" style="position:absolute;left:0;text-align:left;margin-left:.75pt;margin-top:137.4pt;width:452.15pt;height:.0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NsNwIAAHUEAAAOAAAAZHJzL2Uyb0RvYy54bWysVFFv2jAQfp+0/2D5fQToY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" stroked="f">
            <v:textbox style="mso-fit-shape-to-text:t" inset="0,0,0,0">
              <w:txbxContent>
                <w:p w:rsidR="000D75C7" w:rsidRPr="00265F91" w:rsidRDefault="000D75C7" w:rsidP="00275CDD">
                  <w:pPr>
                    <w:pStyle w:val="Caption"/>
                    <w:jc w:val="center"/>
                    <w:rPr>
                      <w:rFonts w:ascii="Times New Roman" w:hAnsi="Times New Roman" w:cs="Times New Roman"/>
                      <w:i/>
                      <w:noProof/>
                      <w:sz w:val="24"/>
                      <w:szCs w:val="24"/>
                      <w:lang w:val="sr-Latn-BA"/>
                    </w:rPr>
                  </w:pPr>
                  <w:r w:rsidRPr="00265F91">
                    <w:rPr>
                      <w:rFonts w:ascii="Times New Roman" w:hAnsi="Times New Roman" w:cs="Times New Roman"/>
                      <w:i/>
                      <w:lang w:val="sr-Latn-BA"/>
                    </w:rPr>
                    <w:t>Slika 8.3 – Primjer konfiguracionog fajla ionic.config.json</w:t>
                  </w:r>
                </w:p>
              </w:txbxContent>
            </v:textbox>
          </v:shape>
        </w:pict>
      </w:r>
      <w:r>
        <w:rPr>
          <w:rFonts w:ascii="Times New Roman" w:hAnsi="Times New Roman" w:cs="Times New Roman"/>
          <w:noProof/>
          <w:sz w:val="24"/>
          <w:szCs w:val="24"/>
        </w:rPr>
        <w:pict>
          <v:shape id="Text Box 88" o:spid="_x0000_s1093" type="#_x0000_t202" style="position:absolute;left:0;text-align:left;margin-left:.75pt;margin-top:4.65pt;width:452.15pt;height:128.2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" fillcolor="white [3201]" strokeweight=".5pt">
            <v:textbox>
              <w:txbxContent>
                <w:p w:rsidR="000D75C7" w:rsidRDefault="000D75C7" w:rsidP="00275CDD">
                  <w:pPr>
                    <w:spacing w:after="0" w:line="240" w:lineRule="auto"/>
                    <w:rPr>
                      <w:rFonts w:ascii="Courier New" w:hAnsi="Courier New" w:cs="Courier New"/>
                    </w:rPr>
                  </w:pPr>
                  <w:r>
                    <w:rPr>
                      <w:rFonts w:ascii="Courier New" w:hAnsi="Courier New" w:cs="Courier New"/>
                    </w:rPr>
                    <w:t>{</w:t>
                  </w:r>
                </w:p>
                <w:p w:rsidR="000D75C7" w:rsidRDefault="000D75C7" w:rsidP="00275CDD">
                  <w:pPr>
                    <w:spacing w:after="0" w:line="240" w:lineRule="auto"/>
                    <w:rPr>
                      <w:rFonts w:ascii="Courier New" w:hAnsi="Courier New" w:cs="Courier New"/>
                    </w:rPr>
                  </w:pPr>
                  <w:r>
                    <w:rPr>
                      <w:rFonts w:ascii="Courier New" w:hAnsi="Courier New" w:cs="Courier New"/>
                    </w:rPr>
                    <w:t xml:space="preserve">  “name”: “My App”,</w:t>
                  </w:r>
                </w:p>
                <w:p w:rsidR="000D75C7" w:rsidRDefault="000D75C7" w:rsidP="00275CDD">
                  <w:pPr>
                    <w:spacing w:after="0" w:line="240" w:lineRule="auto"/>
                    <w:rPr>
                      <w:rFonts w:ascii="Courier New" w:hAnsi="Courier New" w:cs="Courier New"/>
                    </w:rPr>
                  </w:pPr>
                  <w:r>
                    <w:rPr>
                      <w:rFonts w:ascii="Courier New" w:hAnsi="Courier New" w:cs="Courier New"/>
                    </w:rPr>
                    <w:t xml:space="preserve">  “integrations”: {</w:t>
                  </w:r>
                </w:p>
                <w:p w:rsidR="000D75C7" w:rsidRDefault="000D75C7" w:rsidP="00275CDD">
                  <w:pPr>
                    <w:spacing w:after="0" w:line="240" w:lineRule="auto"/>
                    <w:rPr>
                      <w:rFonts w:ascii="Courier New" w:hAnsi="Courier New" w:cs="Courier New"/>
                    </w:rPr>
                  </w:pPr>
                  <w:r>
                    <w:rPr>
                      <w:rFonts w:ascii="Courier New" w:hAnsi="Courier New" w:cs="Courier New"/>
                    </w:rPr>
                    <w:t xml:space="preserve">   “cordova”: {</w:t>
                  </w:r>
                </w:p>
                <w:p w:rsidR="000D75C7" w:rsidRDefault="000D75C7" w:rsidP="00275CDD">
                  <w:pPr>
                    <w:spacing w:after="0" w:line="240" w:lineRule="auto"/>
                    <w:rPr>
                      <w:rFonts w:ascii="Courier New" w:hAnsi="Courier New" w:cs="Courier New"/>
                    </w:rPr>
                  </w:pPr>
                  <w:r>
                    <w:rPr>
                      <w:rFonts w:ascii="Courier New" w:hAnsi="Courier New" w:cs="Courier New"/>
                    </w:rPr>
                    <w:tab/>
                    <w:t>…</w:t>
                  </w:r>
                </w:p>
                <w:p w:rsidR="000D75C7" w:rsidRDefault="000D75C7" w:rsidP="00B65E6D">
                  <w:pPr>
                    <w:spacing w:after="0" w:line="240" w:lineRule="auto"/>
                    <w:rPr>
                      <w:rFonts w:ascii="Courier New" w:hAnsi="Courier New" w:cs="Courier New"/>
                    </w:rPr>
                  </w:pPr>
                  <w:r>
                    <w:rPr>
                      <w:rFonts w:ascii="Courier New" w:hAnsi="Courier New" w:cs="Courier New"/>
                    </w:rPr>
                    <w:t xml:space="preserve">    }</w:t>
                  </w:r>
                </w:p>
                <w:p w:rsidR="000D75C7" w:rsidRDefault="000D75C7" w:rsidP="00275CDD">
                  <w:pPr>
                    <w:spacing w:after="0" w:line="240" w:lineRule="auto"/>
                    <w:rPr>
                      <w:rFonts w:ascii="Courier New" w:hAnsi="Courier New" w:cs="Courier New"/>
                    </w:rPr>
                  </w:pPr>
                  <w:r>
                    <w:rPr>
                      <w:rFonts w:ascii="Courier New" w:hAnsi="Courier New" w:cs="Courier New"/>
                    </w:rPr>
                    <w:t xml:space="preserve">   },</w:t>
                  </w:r>
                </w:p>
                <w:p w:rsidR="000D75C7" w:rsidRDefault="000D75C7" w:rsidP="00275CDD">
                  <w:pPr>
                    <w:spacing w:after="0" w:line="240" w:lineRule="auto"/>
                    <w:rPr>
                      <w:rFonts w:ascii="Courier New" w:hAnsi="Courier New" w:cs="Courier New"/>
                    </w:rPr>
                  </w:pPr>
                  <w:r>
                    <w:rPr>
                      <w:rFonts w:ascii="Courier New" w:hAnsi="Courier New" w:cs="Courier New"/>
                    </w:rPr>
                    <w:t xml:space="preserve">  “type”: “angular”</w:t>
                  </w:r>
                </w:p>
                <w:p w:rsidR="000D75C7" w:rsidRPr="00275CDD" w:rsidRDefault="000D75C7" w:rsidP="00275CDD">
                  <w:pPr>
                    <w:spacing w:after="0" w:line="240" w:lineRule="auto"/>
                    <w:rPr>
                      <w:rFonts w:ascii="Courier New" w:hAnsi="Courier New" w:cs="Courier New"/>
                    </w:rPr>
                  </w:pPr>
                  <w:r>
                    <w:rPr>
                      <w:rFonts w:ascii="Courier New" w:hAnsi="Courier New" w:cs="Courier New"/>
                    </w:rPr>
                    <w:t>}</w:t>
                  </w:r>
                </w:p>
              </w:txbxContent>
            </v:textbox>
          </v:shape>
        </w:pict>
      </w: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75CDD" w:rsidRDefault="00275CDD" w:rsidP="000D0120">
      <w:pPr>
        <w:spacing w:after="0" w:line="240" w:lineRule="auto"/>
        <w:jc w:val="both"/>
        <w:rPr>
          <w:rFonts w:ascii="Times New Roman" w:hAnsi="Times New Roman" w:cs="Times New Roman"/>
          <w:sz w:val="24"/>
          <w:szCs w:val="24"/>
          <w:lang w:val="sr-Latn-BA"/>
        </w:rPr>
      </w:pPr>
    </w:p>
    <w:p w:rsidR="00265F91" w:rsidRDefault="00265F91" w:rsidP="000D0120">
      <w:pPr>
        <w:spacing w:after="0" w:line="240" w:lineRule="auto"/>
        <w:jc w:val="both"/>
        <w:rPr>
          <w:rFonts w:ascii="Times New Roman" w:hAnsi="Times New Roman" w:cs="Times New Roman"/>
          <w:sz w:val="24"/>
          <w:szCs w:val="24"/>
          <w:lang w:val="sr-Latn-BA"/>
        </w:rPr>
      </w:pPr>
    </w:p>
    <w:p w:rsidR="00265F91" w:rsidRDefault="00265F91" w:rsidP="000D0120">
      <w:pPr>
        <w:spacing w:after="0" w:line="240" w:lineRule="auto"/>
        <w:jc w:val="both"/>
        <w:rPr>
          <w:rFonts w:ascii="Times New Roman" w:hAnsi="Times New Roman" w:cs="Times New Roman"/>
          <w:sz w:val="24"/>
          <w:szCs w:val="24"/>
          <w:lang w:val="sr-Latn-BA"/>
        </w:rPr>
      </w:pPr>
    </w:p>
    <w:p w:rsidR="00265F91" w:rsidRPr="00275CDD" w:rsidRDefault="00265F91" w:rsidP="000D0120">
      <w:pPr>
        <w:spacing w:after="0" w:line="240" w:lineRule="auto"/>
        <w:jc w:val="both"/>
        <w:rPr>
          <w:rFonts w:ascii="Times New Roman" w:hAnsi="Times New Roman" w:cs="Times New Roman"/>
          <w:sz w:val="24"/>
          <w:szCs w:val="24"/>
          <w:lang w:val="sr-Latn-BA"/>
        </w:rPr>
      </w:pPr>
    </w:p>
    <w:p w:rsidR="00EA15A2" w:rsidRDefault="00EA15A2" w:rsidP="000D0120">
      <w:pPr>
        <w:spacing w:after="0" w:line="240" w:lineRule="auto"/>
        <w:jc w:val="both"/>
        <w:rPr>
          <w:rFonts w:ascii="Times New Roman" w:hAnsi="Times New Roman" w:cs="Times New Roman"/>
          <w:sz w:val="24"/>
          <w:szCs w:val="24"/>
          <w:lang w:val="sr-Latn-BA"/>
        </w:rPr>
      </w:pPr>
    </w:p>
    <w:p w:rsidR="00120DF8" w:rsidRPr="00773D91" w:rsidRDefault="00120DF8" w:rsidP="000D0120">
      <w:pPr>
        <w:pStyle w:val="Heading2"/>
        <w:spacing w:line="240" w:lineRule="auto"/>
        <w:jc w:val="both"/>
        <w:rPr>
          <w:rFonts w:ascii="Times New Roman" w:hAnsi="Times New Roman" w:cs="Times New Roman"/>
          <w:lang w:val="sr-Latn-BA"/>
        </w:rPr>
      </w:pPr>
      <w:bookmarkStart w:id="24" w:name="_Toc9960920"/>
      <w:r w:rsidRPr="00773D91">
        <w:rPr>
          <w:rFonts w:ascii="Times New Roman" w:hAnsi="Times New Roman" w:cs="Times New Roman"/>
          <w:lang w:val="sr-Latn-BA"/>
        </w:rPr>
        <w:lastRenderedPageBreak/>
        <w:t>Arhitektura</w:t>
      </w:r>
      <w:bookmarkEnd w:id="24"/>
    </w:p>
    <w:p w:rsidR="00D9516B" w:rsidRPr="00D9516B" w:rsidRDefault="00D9516B" w:rsidP="000D0120">
      <w:pPr>
        <w:spacing w:after="0" w:line="240" w:lineRule="auto"/>
        <w:jc w:val="both"/>
        <w:rPr>
          <w:lang w:val="sr-Latn-BA"/>
        </w:rPr>
      </w:pPr>
    </w:p>
    <w:p w:rsidR="000D0120" w:rsidRDefault="00D9516B" w:rsidP="000D0120">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Osnovna struktura </w:t>
      </w:r>
      <w:r w:rsidR="00EA15A2">
        <w:rPr>
          <w:rFonts w:ascii="Times New Roman" w:hAnsi="Times New Roman" w:cs="Times New Roman"/>
          <w:i/>
          <w:sz w:val="24"/>
          <w:szCs w:val="24"/>
          <w:lang w:val="sr-Latn-BA"/>
        </w:rPr>
        <w:t>Ionic</w:t>
      </w:r>
      <w:r>
        <w:rPr>
          <w:rFonts w:ascii="Times New Roman" w:hAnsi="Times New Roman" w:cs="Times New Roman"/>
          <w:sz w:val="24"/>
          <w:szCs w:val="24"/>
          <w:lang w:val="sr-Latn-BA"/>
        </w:rPr>
        <w:t xml:space="preserve"> 4 </w:t>
      </w:r>
      <w:r w:rsidR="00EA15A2">
        <w:rPr>
          <w:rFonts w:ascii="Times New Roman" w:hAnsi="Times New Roman" w:cs="Times New Roman"/>
          <w:sz w:val="24"/>
          <w:szCs w:val="24"/>
          <w:lang w:val="sr-Latn-BA"/>
        </w:rPr>
        <w:t>aplikacije</w:t>
      </w:r>
      <w:r>
        <w:rPr>
          <w:rFonts w:ascii="Times New Roman" w:hAnsi="Times New Roman" w:cs="Times New Roman"/>
          <w:sz w:val="24"/>
          <w:szCs w:val="24"/>
          <w:lang w:val="sr-Latn-BA"/>
        </w:rPr>
        <w:t xml:space="preserve"> za </w:t>
      </w:r>
      <w:r w:rsidRPr="00D9516B">
        <w:rPr>
          <w:rFonts w:ascii="Times New Roman" w:hAnsi="Times New Roman" w:cs="Times New Roman"/>
          <w:i/>
          <w:sz w:val="24"/>
          <w:szCs w:val="24"/>
          <w:lang w:val="sr-Latn-BA"/>
        </w:rPr>
        <w:t>template</w:t>
      </w:r>
      <w:r>
        <w:rPr>
          <w:rFonts w:ascii="Times New Roman" w:hAnsi="Times New Roman" w:cs="Times New Roman"/>
          <w:sz w:val="24"/>
          <w:szCs w:val="24"/>
          <w:lang w:val="sr-Latn-BA"/>
        </w:rPr>
        <w:t xml:space="preserve"> argument ima vrijednost </w:t>
      </w:r>
      <w:r>
        <w:rPr>
          <w:rFonts w:ascii="Times New Roman" w:hAnsi="Times New Roman" w:cs="Times New Roman"/>
          <w:i/>
          <w:sz w:val="24"/>
          <w:szCs w:val="24"/>
          <w:lang w:val="sr-Latn-BA"/>
        </w:rPr>
        <w:t>blank</w:t>
      </w:r>
      <w:r w:rsidR="003D72FB">
        <w:rPr>
          <w:rFonts w:ascii="Times New Roman" w:hAnsi="Times New Roman" w:cs="Times New Roman"/>
          <w:sz w:val="24"/>
          <w:szCs w:val="24"/>
          <w:lang w:val="sr-Latn-BA"/>
        </w:rPr>
        <w:t xml:space="preserve">, </w:t>
      </w:r>
      <w:r w:rsidR="00450D94">
        <w:rPr>
          <w:rFonts w:ascii="Times New Roman" w:hAnsi="Times New Roman" w:cs="Times New Roman"/>
          <w:sz w:val="24"/>
          <w:szCs w:val="24"/>
          <w:lang w:val="sr-Latn-BA"/>
        </w:rPr>
        <w:t xml:space="preserve">a </w:t>
      </w:r>
      <w:r w:rsidR="003D72FB">
        <w:rPr>
          <w:rFonts w:ascii="Times New Roman" w:hAnsi="Times New Roman" w:cs="Times New Roman"/>
          <w:sz w:val="24"/>
          <w:szCs w:val="24"/>
          <w:lang w:val="sr-Latn-BA"/>
        </w:rPr>
        <w:t xml:space="preserve">za </w:t>
      </w:r>
      <w:r w:rsidR="003D72FB" w:rsidRPr="003D72FB">
        <w:rPr>
          <w:rFonts w:ascii="Times New Roman" w:hAnsi="Times New Roman" w:cs="Times New Roman"/>
          <w:i/>
          <w:sz w:val="24"/>
          <w:szCs w:val="24"/>
          <w:lang w:val="sr-Latn-BA"/>
        </w:rPr>
        <w:t>type</w:t>
      </w:r>
      <w:r w:rsidR="003D72FB">
        <w:rPr>
          <w:rFonts w:ascii="Times New Roman" w:hAnsi="Times New Roman" w:cs="Times New Roman"/>
          <w:sz w:val="24"/>
          <w:szCs w:val="24"/>
          <w:lang w:val="sr-Latn-BA"/>
        </w:rPr>
        <w:t xml:space="preserve"> </w:t>
      </w:r>
      <w:r w:rsidR="003D72FB">
        <w:rPr>
          <w:rFonts w:ascii="Times New Roman" w:hAnsi="Times New Roman" w:cs="Times New Roman"/>
          <w:i/>
          <w:sz w:val="24"/>
          <w:szCs w:val="24"/>
          <w:lang w:val="sr-Latn-BA"/>
        </w:rPr>
        <w:t>angular</w:t>
      </w:r>
      <w:r w:rsidR="003D72FB">
        <w:rPr>
          <w:rFonts w:ascii="Times New Roman" w:hAnsi="Times New Roman" w:cs="Times New Roman"/>
          <w:sz w:val="24"/>
          <w:szCs w:val="24"/>
          <w:lang w:val="sr-Latn-BA"/>
        </w:rPr>
        <w:t xml:space="preserve">. </w:t>
      </w:r>
      <w:r w:rsidR="003D72FB" w:rsidRPr="000F53C1">
        <w:rPr>
          <w:rFonts w:ascii="Times New Roman" w:hAnsi="Times New Roman" w:cs="Times New Roman"/>
          <w:i/>
          <w:sz w:val="24"/>
          <w:szCs w:val="24"/>
          <w:lang w:val="sr-Latn-BA"/>
        </w:rPr>
        <w:t>Ionic</w:t>
      </w:r>
      <w:r w:rsidR="003D72FB">
        <w:rPr>
          <w:rFonts w:ascii="Times New Roman" w:hAnsi="Times New Roman" w:cs="Times New Roman"/>
          <w:sz w:val="24"/>
          <w:szCs w:val="24"/>
          <w:lang w:val="sr-Latn-BA"/>
        </w:rPr>
        <w:t xml:space="preserve"> CLI omogućava kreiranje stranica</w:t>
      </w:r>
      <w:r w:rsidR="00F56206">
        <w:rPr>
          <w:rFonts w:ascii="Times New Roman" w:hAnsi="Times New Roman" w:cs="Times New Roman"/>
          <w:sz w:val="24"/>
          <w:szCs w:val="24"/>
          <w:lang w:val="sr-Latn-BA"/>
        </w:rPr>
        <w:t>,</w:t>
      </w:r>
      <w:r w:rsidR="003D72FB">
        <w:rPr>
          <w:rFonts w:ascii="Times New Roman" w:hAnsi="Times New Roman" w:cs="Times New Roman"/>
          <w:sz w:val="24"/>
          <w:szCs w:val="24"/>
          <w:lang w:val="sr-Latn-BA"/>
        </w:rPr>
        <w:t xml:space="preserve"> komponenti, direktiva i servisa. </w:t>
      </w:r>
      <w:r w:rsidR="00E41C09">
        <w:rPr>
          <w:rFonts w:ascii="Times New Roman" w:hAnsi="Times New Roman" w:cs="Times New Roman"/>
          <w:sz w:val="24"/>
          <w:szCs w:val="24"/>
          <w:lang w:val="sr-Latn-BA"/>
        </w:rPr>
        <w:t xml:space="preserve">Svaku kreiranu stranicu čine sljedeći fajlovi: </w:t>
      </w:r>
      <w:r w:rsidR="00E41C09">
        <w:rPr>
          <w:rFonts w:ascii="Times New Roman" w:hAnsi="Times New Roman" w:cs="Times New Roman"/>
          <w:i/>
          <w:sz w:val="24"/>
          <w:szCs w:val="24"/>
          <w:lang w:val="sr-Latn-BA"/>
        </w:rPr>
        <w:t>page.html</w:t>
      </w:r>
      <w:r w:rsidR="00E41C09">
        <w:rPr>
          <w:rFonts w:ascii="Times New Roman" w:hAnsi="Times New Roman" w:cs="Times New Roman"/>
          <w:sz w:val="24"/>
          <w:szCs w:val="24"/>
          <w:lang w:val="sr-Latn-BA"/>
        </w:rPr>
        <w:t xml:space="preserve"> – HTML </w:t>
      </w:r>
      <w:r w:rsidR="00E41C09">
        <w:rPr>
          <w:rFonts w:ascii="Times New Roman" w:hAnsi="Times New Roman" w:cs="Times New Roman"/>
          <w:i/>
          <w:sz w:val="24"/>
          <w:szCs w:val="24"/>
          <w:lang w:val="sr-Latn-BA"/>
        </w:rPr>
        <w:t xml:space="preserve">template </w:t>
      </w:r>
      <w:r w:rsidR="00E41C09">
        <w:rPr>
          <w:rFonts w:ascii="Times New Roman" w:hAnsi="Times New Roman" w:cs="Times New Roman"/>
          <w:sz w:val="24"/>
          <w:szCs w:val="24"/>
          <w:lang w:val="sr-Latn-BA"/>
        </w:rPr>
        <w:t xml:space="preserve">u kome se definiše šta će bit prikazano, </w:t>
      </w:r>
      <w:r w:rsidR="00E41C09">
        <w:rPr>
          <w:rFonts w:ascii="Times New Roman" w:hAnsi="Times New Roman" w:cs="Times New Roman"/>
          <w:i/>
          <w:sz w:val="24"/>
          <w:szCs w:val="24"/>
          <w:lang w:val="sr-Latn-BA"/>
        </w:rPr>
        <w:t>page.scss</w:t>
      </w:r>
      <w:r w:rsidR="00E41C09">
        <w:rPr>
          <w:rFonts w:ascii="Times New Roman" w:hAnsi="Times New Roman" w:cs="Times New Roman"/>
          <w:sz w:val="24"/>
          <w:szCs w:val="24"/>
          <w:lang w:val="sr-Latn-BA"/>
        </w:rPr>
        <w:t xml:space="preserve"> – definiše izgled stranice, </w:t>
      </w:r>
      <w:r w:rsidR="00E41C09" w:rsidRPr="00E41C09">
        <w:rPr>
          <w:rFonts w:ascii="Times New Roman" w:hAnsi="Times New Roman" w:cs="Times New Roman"/>
          <w:i/>
          <w:sz w:val="24"/>
          <w:szCs w:val="24"/>
          <w:lang w:val="sr-Latn-BA"/>
        </w:rPr>
        <w:t>page.ts</w:t>
      </w:r>
      <w:r w:rsidR="00E41C09">
        <w:rPr>
          <w:rFonts w:ascii="Times New Roman" w:hAnsi="Times New Roman" w:cs="Times New Roman"/>
          <w:sz w:val="24"/>
          <w:szCs w:val="24"/>
          <w:lang w:val="sr-Latn-BA"/>
        </w:rPr>
        <w:t xml:space="preserve"> </w:t>
      </w:r>
      <w:r w:rsidR="002A2FD7">
        <w:rPr>
          <w:rFonts w:ascii="Times New Roman" w:hAnsi="Times New Roman" w:cs="Times New Roman"/>
          <w:sz w:val="24"/>
          <w:szCs w:val="24"/>
          <w:lang w:val="sr-Latn-BA"/>
        </w:rPr>
        <w:t>–</w:t>
      </w:r>
      <w:r w:rsidR="00E41C09">
        <w:rPr>
          <w:rFonts w:ascii="Times New Roman" w:hAnsi="Times New Roman" w:cs="Times New Roman"/>
          <w:sz w:val="24"/>
          <w:szCs w:val="24"/>
          <w:lang w:val="sr-Latn-BA"/>
        </w:rPr>
        <w:t xml:space="preserve"> </w:t>
      </w:r>
      <w:r w:rsidR="002A2FD7">
        <w:rPr>
          <w:rFonts w:ascii="Times New Roman" w:hAnsi="Times New Roman" w:cs="Times New Roman"/>
          <w:sz w:val="24"/>
          <w:szCs w:val="24"/>
          <w:lang w:val="sr-Latn-BA"/>
        </w:rPr>
        <w:t xml:space="preserve">klasa u kojoj se definiše logika, </w:t>
      </w:r>
      <w:r w:rsidR="002A2FD7">
        <w:rPr>
          <w:rFonts w:ascii="Times New Roman" w:hAnsi="Times New Roman" w:cs="Times New Roman"/>
          <w:i/>
          <w:sz w:val="24"/>
          <w:szCs w:val="24"/>
          <w:lang w:val="sr-Latn-BA"/>
        </w:rPr>
        <w:t>module.ts</w:t>
      </w:r>
      <w:r w:rsidR="002A2FD7">
        <w:rPr>
          <w:rFonts w:ascii="Times New Roman" w:hAnsi="Times New Roman" w:cs="Times New Roman"/>
          <w:sz w:val="24"/>
          <w:szCs w:val="24"/>
          <w:lang w:val="sr-Latn-BA"/>
        </w:rPr>
        <w:t xml:space="preserve"> </w:t>
      </w:r>
      <w:r w:rsidR="00131FAC">
        <w:rPr>
          <w:rFonts w:ascii="Times New Roman" w:hAnsi="Times New Roman" w:cs="Times New Roman"/>
          <w:sz w:val="24"/>
          <w:szCs w:val="24"/>
          <w:lang w:val="sr-Latn-BA"/>
        </w:rPr>
        <w:t>–</w:t>
      </w:r>
      <w:r w:rsidR="002A2FD7">
        <w:rPr>
          <w:rFonts w:ascii="Times New Roman" w:hAnsi="Times New Roman" w:cs="Times New Roman"/>
          <w:sz w:val="24"/>
          <w:szCs w:val="24"/>
          <w:lang w:val="sr-Latn-BA"/>
        </w:rPr>
        <w:t xml:space="preserve"> </w:t>
      </w:r>
      <w:r w:rsidR="00131FAC">
        <w:rPr>
          <w:rFonts w:ascii="Times New Roman" w:hAnsi="Times New Roman" w:cs="Times New Roman"/>
          <w:sz w:val="24"/>
          <w:szCs w:val="24"/>
          <w:lang w:val="sr-Latn-BA"/>
        </w:rPr>
        <w:t xml:space="preserve">predstavlja modul stranice i koristi se kada je potrebno učitati stranicu i </w:t>
      </w:r>
      <w:r w:rsidR="00131FAC" w:rsidRPr="00131FAC">
        <w:rPr>
          <w:rFonts w:ascii="Times New Roman" w:hAnsi="Times New Roman" w:cs="Times New Roman"/>
          <w:i/>
          <w:sz w:val="24"/>
          <w:szCs w:val="24"/>
          <w:lang w:val="sr-Latn-BA"/>
        </w:rPr>
        <w:t>page.spec.ts</w:t>
      </w:r>
      <w:r w:rsidR="00131FAC">
        <w:rPr>
          <w:rFonts w:ascii="Times New Roman" w:hAnsi="Times New Roman" w:cs="Times New Roman"/>
          <w:sz w:val="24"/>
          <w:szCs w:val="24"/>
          <w:lang w:val="sr-Latn-BA"/>
        </w:rPr>
        <w:t xml:space="preserve"> – </w:t>
      </w:r>
      <w:r w:rsidR="00131FAC">
        <w:rPr>
          <w:rFonts w:ascii="Times New Roman" w:hAnsi="Times New Roman" w:cs="Times New Roman"/>
          <w:i/>
          <w:sz w:val="24"/>
          <w:szCs w:val="24"/>
          <w:lang w:val="sr-Latn-BA"/>
        </w:rPr>
        <w:t>unit test</w:t>
      </w:r>
      <w:r w:rsidR="00131FAC">
        <w:rPr>
          <w:rFonts w:ascii="Times New Roman" w:hAnsi="Times New Roman" w:cs="Times New Roman"/>
          <w:sz w:val="24"/>
          <w:szCs w:val="24"/>
          <w:lang w:val="sr-Latn-BA"/>
        </w:rPr>
        <w:t xml:space="preserve"> izvorne datoteke </w:t>
      </w:r>
      <w:r w:rsidR="00131FAC">
        <w:rPr>
          <w:rFonts w:ascii="Times New Roman" w:hAnsi="Times New Roman" w:cs="Times New Roman"/>
          <w:i/>
          <w:sz w:val="24"/>
          <w:szCs w:val="24"/>
          <w:lang w:val="sr-Latn-BA"/>
        </w:rPr>
        <w:t>page.ts</w:t>
      </w:r>
      <w:r w:rsidR="00131FAC">
        <w:rPr>
          <w:rFonts w:ascii="Times New Roman" w:hAnsi="Times New Roman" w:cs="Times New Roman"/>
          <w:sz w:val="24"/>
          <w:szCs w:val="24"/>
          <w:lang w:val="sr-Latn-BA"/>
        </w:rPr>
        <w:t xml:space="preserve">. </w:t>
      </w:r>
      <w:r w:rsidR="00C545F2" w:rsidRPr="00C545F2">
        <w:rPr>
          <w:rFonts w:ascii="Times New Roman" w:hAnsi="Times New Roman" w:cs="Times New Roman"/>
          <w:i/>
          <w:sz w:val="24"/>
          <w:szCs w:val="24"/>
          <w:lang w:val="sr-Latn-BA"/>
        </w:rPr>
        <w:t>Ionic</w:t>
      </w:r>
      <w:r w:rsidR="00C545F2">
        <w:rPr>
          <w:rFonts w:ascii="Times New Roman" w:hAnsi="Times New Roman" w:cs="Times New Roman"/>
          <w:sz w:val="24"/>
          <w:szCs w:val="24"/>
          <w:lang w:val="sr-Latn-BA"/>
        </w:rPr>
        <w:t xml:space="preserve"> 4 koristi </w:t>
      </w:r>
      <w:r w:rsidR="00C545F2" w:rsidRPr="00C545F2">
        <w:rPr>
          <w:rFonts w:ascii="Times New Roman" w:hAnsi="Times New Roman" w:cs="Times New Roman"/>
          <w:i/>
          <w:sz w:val="24"/>
          <w:szCs w:val="24"/>
          <w:lang w:val="sr-Latn-BA"/>
        </w:rPr>
        <w:t>Angular Router</w:t>
      </w:r>
      <w:r w:rsidR="00C545F2">
        <w:rPr>
          <w:rFonts w:ascii="Times New Roman" w:hAnsi="Times New Roman" w:cs="Times New Roman"/>
          <w:sz w:val="24"/>
          <w:szCs w:val="24"/>
          <w:lang w:val="sr-Latn-BA"/>
        </w:rPr>
        <w:t xml:space="preserve"> za navigaciju. Zbog toga</w:t>
      </w:r>
      <w:r w:rsidR="00E263DD">
        <w:rPr>
          <w:rFonts w:ascii="Times New Roman" w:hAnsi="Times New Roman" w:cs="Times New Roman"/>
          <w:sz w:val="24"/>
          <w:szCs w:val="24"/>
          <w:lang w:val="sr-Latn-BA"/>
        </w:rPr>
        <w:t>,</w:t>
      </w:r>
      <w:r w:rsidR="00C545F2">
        <w:rPr>
          <w:rFonts w:ascii="Times New Roman" w:hAnsi="Times New Roman" w:cs="Times New Roman"/>
          <w:sz w:val="24"/>
          <w:szCs w:val="24"/>
          <w:lang w:val="sr-Latn-BA"/>
        </w:rPr>
        <w:t xml:space="preserve"> svaka k</w:t>
      </w:r>
      <w:r w:rsidR="00131FAC" w:rsidRPr="00C545F2">
        <w:rPr>
          <w:rFonts w:ascii="Times New Roman" w:hAnsi="Times New Roman" w:cs="Times New Roman"/>
          <w:sz w:val="24"/>
          <w:szCs w:val="24"/>
          <w:lang w:val="sr-Latn-BA"/>
        </w:rPr>
        <w:t>reirana</w:t>
      </w:r>
      <w:r w:rsidR="00131FAC">
        <w:rPr>
          <w:rFonts w:ascii="Times New Roman" w:hAnsi="Times New Roman" w:cs="Times New Roman"/>
          <w:sz w:val="24"/>
          <w:szCs w:val="24"/>
          <w:lang w:val="sr-Latn-BA"/>
        </w:rPr>
        <w:t xml:space="preserve"> stranica automatski</w:t>
      </w:r>
      <w:r w:rsidR="00E263DD">
        <w:rPr>
          <w:rFonts w:ascii="Times New Roman" w:hAnsi="Times New Roman" w:cs="Times New Roman"/>
          <w:sz w:val="24"/>
          <w:szCs w:val="24"/>
          <w:lang w:val="sr-Latn-BA"/>
        </w:rPr>
        <w:t xml:space="preserve"> se</w:t>
      </w:r>
      <w:r w:rsidR="00131FAC">
        <w:rPr>
          <w:rFonts w:ascii="Times New Roman" w:hAnsi="Times New Roman" w:cs="Times New Roman"/>
          <w:sz w:val="24"/>
          <w:szCs w:val="24"/>
          <w:lang w:val="sr-Latn-BA"/>
        </w:rPr>
        <w:t xml:space="preserve"> dodaje u app-routing.module.ts – modul za konfiguraciju ruta. </w:t>
      </w:r>
      <w:r w:rsidR="000D0120">
        <w:rPr>
          <w:rFonts w:ascii="Times New Roman" w:hAnsi="Times New Roman" w:cs="Times New Roman"/>
          <w:sz w:val="24"/>
          <w:szCs w:val="24"/>
          <w:lang w:val="sr-Latn-BA"/>
        </w:rPr>
        <w:t xml:space="preserve">Na Slici </w:t>
      </w:r>
      <w:r w:rsidR="00265F91">
        <w:rPr>
          <w:rFonts w:ascii="Times New Roman" w:hAnsi="Times New Roman" w:cs="Times New Roman"/>
          <w:sz w:val="24"/>
          <w:szCs w:val="24"/>
          <w:lang w:val="sr-Latn-BA"/>
        </w:rPr>
        <w:t xml:space="preserve">8.4 </w:t>
      </w:r>
      <w:r w:rsidR="000D0120">
        <w:rPr>
          <w:rFonts w:ascii="Times New Roman" w:hAnsi="Times New Roman" w:cs="Times New Roman"/>
          <w:sz w:val="24"/>
          <w:szCs w:val="24"/>
          <w:lang w:val="sr-Latn-BA"/>
        </w:rPr>
        <w:t>je primjer strukture</w:t>
      </w:r>
      <w:r w:rsidR="00131FAC">
        <w:rPr>
          <w:rFonts w:ascii="Times New Roman" w:hAnsi="Times New Roman" w:cs="Times New Roman"/>
          <w:sz w:val="24"/>
          <w:szCs w:val="24"/>
          <w:lang w:val="sr-Latn-BA"/>
        </w:rPr>
        <w:t xml:space="preserve"> </w:t>
      </w:r>
      <w:r w:rsidR="000D0120">
        <w:rPr>
          <w:rFonts w:ascii="Times New Roman" w:hAnsi="Times New Roman" w:cs="Times New Roman"/>
          <w:sz w:val="24"/>
          <w:szCs w:val="24"/>
          <w:lang w:val="sr-Latn-BA"/>
        </w:rPr>
        <w:t xml:space="preserve">stranice </w:t>
      </w:r>
      <w:r w:rsidR="000D0120">
        <w:rPr>
          <w:rFonts w:ascii="Times New Roman" w:hAnsi="Times New Roman" w:cs="Times New Roman"/>
          <w:i/>
          <w:sz w:val="24"/>
          <w:szCs w:val="24"/>
          <w:lang w:val="sr-Latn-BA"/>
        </w:rPr>
        <w:t>home</w:t>
      </w:r>
      <w:r w:rsidR="000D0120">
        <w:rPr>
          <w:rFonts w:ascii="Times New Roman" w:hAnsi="Times New Roman" w:cs="Times New Roman"/>
          <w:sz w:val="24"/>
          <w:szCs w:val="24"/>
          <w:lang w:val="sr-Latn-BA"/>
        </w:rPr>
        <w:t>.</w:t>
      </w:r>
    </w:p>
    <w:p w:rsidR="00E4659B" w:rsidRDefault="00E4659B" w:rsidP="000D0120">
      <w:pPr>
        <w:spacing w:after="0" w:line="240" w:lineRule="auto"/>
        <w:ind w:firstLine="576"/>
        <w:jc w:val="both"/>
        <w:rPr>
          <w:rFonts w:ascii="Times New Roman" w:hAnsi="Times New Roman" w:cs="Times New Roman"/>
          <w:sz w:val="24"/>
          <w:szCs w:val="24"/>
          <w:lang w:val="sr-Latn-BA"/>
        </w:rPr>
      </w:pPr>
    </w:p>
    <w:p w:rsidR="000D0120" w:rsidRDefault="000D0120" w:rsidP="000D0120">
      <w:pPr>
        <w:spacing w:after="0" w:line="240" w:lineRule="auto"/>
        <w:ind w:firstLine="576"/>
        <w:jc w:val="both"/>
        <w:rPr>
          <w:rFonts w:ascii="Times New Roman" w:hAnsi="Times New Roman" w:cs="Times New Roman"/>
          <w:sz w:val="24"/>
          <w:szCs w:val="24"/>
          <w:lang w:val="sr-Latn-BA"/>
        </w:rPr>
      </w:pPr>
    </w:p>
    <w:p w:rsidR="00265F91" w:rsidRDefault="000D0120" w:rsidP="00265F91">
      <w:pPr>
        <w:spacing w:after="0" w:line="240" w:lineRule="auto"/>
        <w:ind w:firstLine="576"/>
        <w:jc w:val="center"/>
        <w:rPr>
          <w:rFonts w:ascii="Times New Roman" w:hAnsi="Times New Roman" w:cs="Times New Roman"/>
          <w:sz w:val="24"/>
          <w:szCs w:val="24"/>
          <w:lang w:val="sr-Latn-BA"/>
        </w:rPr>
      </w:pPr>
      <w:r>
        <w:rPr>
          <w:noProof/>
        </w:rPr>
        <w:drawing>
          <wp:inline distT="0" distB="0" distL="0" distR="0">
            <wp:extent cx="3820058" cy="13146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0058" cy="1314634"/>
                    </a:xfrm>
                    <a:prstGeom prst="rect">
                      <a:avLst/>
                    </a:prstGeom>
                  </pic:spPr>
                </pic:pic>
              </a:graphicData>
            </a:graphic>
          </wp:inline>
        </w:drawing>
      </w:r>
    </w:p>
    <w:p w:rsidR="00265F91" w:rsidRPr="00265F91" w:rsidRDefault="00265F91" w:rsidP="00265F91">
      <w:pPr>
        <w:spacing w:after="0" w:line="240" w:lineRule="auto"/>
        <w:ind w:firstLine="576"/>
        <w:jc w:val="center"/>
        <w:rPr>
          <w:rFonts w:ascii="Times New Roman" w:hAnsi="Times New Roman" w:cs="Times New Roman"/>
          <w:sz w:val="24"/>
          <w:szCs w:val="24"/>
          <w:lang w:val="sr-Latn-BA"/>
        </w:rPr>
      </w:pPr>
    </w:p>
    <w:p w:rsidR="000D0120" w:rsidRPr="00265F91" w:rsidRDefault="00265F91" w:rsidP="00265F91">
      <w:pPr>
        <w:pStyle w:val="Caption"/>
        <w:spacing w:after="0"/>
        <w:jc w:val="center"/>
        <w:rPr>
          <w:rFonts w:ascii="Times New Roman" w:hAnsi="Times New Roman" w:cs="Times New Roman"/>
          <w:i/>
        </w:rPr>
      </w:pPr>
      <w:r w:rsidRPr="00265F91">
        <w:rPr>
          <w:rFonts w:ascii="Times New Roman" w:hAnsi="Times New Roman" w:cs="Times New Roman"/>
          <w:i/>
        </w:rPr>
        <w:t xml:space="preserve">Slika 8.4 – Primjer </w:t>
      </w:r>
      <w:r>
        <w:rPr>
          <w:rFonts w:ascii="Times New Roman" w:hAnsi="Times New Roman" w:cs="Times New Roman"/>
          <w:i/>
        </w:rPr>
        <w:t>s</w:t>
      </w:r>
      <w:r w:rsidRPr="00265F91">
        <w:rPr>
          <w:rFonts w:ascii="Times New Roman" w:hAnsi="Times New Roman" w:cs="Times New Roman"/>
          <w:i/>
        </w:rPr>
        <w:t>trukture stranice “home”</w:t>
      </w:r>
    </w:p>
    <w:p w:rsidR="005A5341" w:rsidRPr="005A5341" w:rsidRDefault="005A5341" w:rsidP="00E4659B">
      <w:pPr>
        <w:spacing w:after="0" w:line="240" w:lineRule="auto"/>
        <w:jc w:val="both"/>
      </w:pPr>
    </w:p>
    <w:p w:rsidR="00570299" w:rsidRDefault="005A5341" w:rsidP="00E4659B">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Kao i u </w:t>
      </w:r>
      <w:r w:rsidRPr="00A7786A">
        <w:rPr>
          <w:rFonts w:ascii="Times New Roman" w:hAnsi="Times New Roman" w:cs="Times New Roman"/>
          <w:i/>
          <w:sz w:val="24"/>
          <w:szCs w:val="24"/>
          <w:lang w:val="sr-Latn-BA"/>
        </w:rPr>
        <w:t>Angular</w:t>
      </w:r>
      <w:r>
        <w:rPr>
          <w:rFonts w:ascii="Times New Roman" w:hAnsi="Times New Roman" w:cs="Times New Roman"/>
          <w:sz w:val="24"/>
          <w:szCs w:val="24"/>
          <w:lang w:val="sr-Latn-BA"/>
        </w:rPr>
        <w:t xml:space="preserve"> aplikacijama, servisi se kreiraju kako bi se realizovala modularnost i ponovna upotreba.</w:t>
      </w:r>
      <w:r w:rsidR="00E4659B">
        <w:rPr>
          <w:rFonts w:ascii="Times New Roman" w:hAnsi="Times New Roman" w:cs="Times New Roman"/>
          <w:sz w:val="24"/>
          <w:szCs w:val="24"/>
          <w:lang w:val="sr-Latn-BA"/>
        </w:rPr>
        <w:t xml:space="preserve"> Na Slici</w:t>
      </w:r>
      <w:r w:rsidR="00265F91">
        <w:rPr>
          <w:rFonts w:ascii="Times New Roman" w:hAnsi="Times New Roman" w:cs="Times New Roman"/>
          <w:sz w:val="24"/>
          <w:szCs w:val="24"/>
          <w:lang w:val="sr-Latn-BA"/>
        </w:rPr>
        <w:t xml:space="preserve"> 8.4</w:t>
      </w:r>
      <w:r w:rsidR="00E4659B">
        <w:rPr>
          <w:rFonts w:ascii="Times New Roman" w:hAnsi="Times New Roman" w:cs="Times New Roman"/>
          <w:sz w:val="24"/>
          <w:szCs w:val="24"/>
          <w:lang w:val="sr-Latn-BA"/>
        </w:rPr>
        <w:t xml:space="preserve"> je primjer strukture servisa </w:t>
      </w:r>
      <w:r w:rsidR="00E4659B">
        <w:rPr>
          <w:rFonts w:ascii="Times New Roman" w:hAnsi="Times New Roman" w:cs="Times New Roman"/>
          <w:i/>
          <w:sz w:val="24"/>
          <w:szCs w:val="24"/>
          <w:lang w:val="sr-Latn-BA"/>
        </w:rPr>
        <w:t>auth</w:t>
      </w:r>
      <w:r w:rsidR="00E4659B">
        <w:rPr>
          <w:rFonts w:ascii="Times New Roman" w:hAnsi="Times New Roman" w:cs="Times New Roman"/>
          <w:sz w:val="24"/>
          <w:szCs w:val="24"/>
          <w:lang w:val="sr-Latn-BA"/>
        </w:rPr>
        <w:t>.</w:t>
      </w:r>
    </w:p>
    <w:p w:rsidR="00E4659B" w:rsidRDefault="00E4659B" w:rsidP="005A5341">
      <w:pPr>
        <w:ind w:firstLine="720"/>
        <w:rPr>
          <w:rFonts w:ascii="Times New Roman" w:hAnsi="Times New Roman" w:cs="Times New Roman"/>
          <w:sz w:val="24"/>
          <w:szCs w:val="24"/>
          <w:lang w:val="sr-Latn-BA"/>
        </w:rPr>
      </w:pPr>
    </w:p>
    <w:p w:rsidR="00E4659B" w:rsidRDefault="00E4659B" w:rsidP="00E4659B">
      <w:pPr>
        <w:keepNext/>
        <w:ind w:firstLine="720"/>
        <w:jc w:val="center"/>
      </w:pPr>
      <w:r>
        <w:rPr>
          <w:rFonts w:ascii="Times New Roman" w:hAnsi="Times New Roman" w:cs="Times New Roman"/>
          <w:noProof/>
          <w:sz w:val="24"/>
          <w:szCs w:val="24"/>
        </w:rPr>
        <w:drawing>
          <wp:inline distT="0" distB="0" distL="0" distR="0">
            <wp:extent cx="3801006" cy="6858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1006" cy="685896"/>
                    </a:xfrm>
                    <a:prstGeom prst="rect">
                      <a:avLst/>
                    </a:prstGeom>
                  </pic:spPr>
                </pic:pic>
              </a:graphicData>
            </a:graphic>
          </wp:inline>
        </w:drawing>
      </w:r>
    </w:p>
    <w:p w:rsidR="00E4659B" w:rsidRPr="00265F91" w:rsidRDefault="00265F91" w:rsidP="00E4659B">
      <w:pPr>
        <w:pStyle w:val="Caption"/>
        <w:jc w:val="center"/>
        <w:rPr>
          <w:rFonts w:ascii="Times New Roman" w:hAnsi="Times New Roman" w:cs="Times New Roman"/>
          <w:i/>
          <w:sz w:val="24"/>
          <w:szCs w:val="24"/>
          <w:lang w:val="sr-Latn-BA"/>
        </w:rPr>
      </w:pPr>
      <w:r>
        <w:rPr>
          <w:rFonts w:ascii="Times New Roman" w:hAnsi="Times New Roman" w:cs="Times New Roman"/>
          <w:i/>
        </w:rPr>
        <w:t>Slika 8.5 – Primjer strukture servisa “auth”</w:t>
      </w:r>
    </w:p>
    <w:p w:rsidR="00E4659B" w:rsidRDefault="00E4659B" w:rsidP="005A5341">
      <w:pPr>
        <w:ind w:firstLine="720"/>
        <w:rPr>
          <w:rFonts w:ascii="Times New Roman" w:hAnsi="Times New Roman" w:cs="Times New Roman"/>
          <w:sz w:val="24"/>
          <w:szCs w:val="24"/>
          <w:lang w:val="sr-Latn-BA"/>
        </w:rPr>
      </w:pPr>
    </w:p>
    <w:p w:rsidR="00265F91" w:rsidRPr="00773D91" w:rsidRDefault="00265F91" w:rsidP="005A5341">
      <w:pPr>
        <w:ind w:firstLine="720"/>
        <w:rPr>
          <w:rFonts w:ascii="Times New Roman" w:hAnsi="Times New Roman" w:cs="Times New Roman"/>
          <w:sz w:val="24"/>
          <w:szCs w:val="24"/>
          <w:lang w:val="sr-Latn-BA"/>
        </w:rPr>
      </w:pPr>
    </w:p>
    <w:p w:rsidR="00570299" w:rsidRDefault="00E4659B" w:rsidP="003C16B5">
      <w:pPr>
        <w:pStyle w:val="Heading2"/>
        <w:spacing w:line="240" w:lineRule="auto"/>
        <w:jc w:val="both"/>
        <w:rPr>
          <w:rFonts w:ascii="Times New Roman" w:hAnsi="Times New Roman" w:cs="Times New Roman"/>
          <w:lang w:val="sr-Latn-BA"/>
        </w:rPr>
      </w:pPr>
      <w:bookmarkStart w:id="25" w:name="_Toc9960921"/>
      <w:r w:rsidRPr="00773D91">
        <w:rPr>
          <w:rFonts w:ascii="Times New Roman" w:hAnsi="Times New Roman" w:cs="Times New Roman"/>
          <w:i/>
          <w:lang w:val="sr-Latn-BA"/>
        </w:rPr>
        <w:t>User Interface</w:t>
      </w:r>
      <w:r w:rsidRPr="00773D91">
        <w:rPr>
          <w:rFonts w:ascii="Times New Roman" w:hAnsi="Times New Roman" w:cs="Times New Roman"/>
          <w:lang w:val="sr-Latn-BA"/>
        </w:rPr>
        <w:t xml:space="preserve"> komponente</w:t>
      </w:r>
      <w:bookmarkEnd w:id="25"/>
    </w:p>
    <w:p w:rsidR="00773D91" w:rsidRDefault="00773D91" w:rsidP="003C16B5">
      <w:pPr>
        <w:spacing w:after="0" w:line="240" w:lineRule="auto"/>
        <w:jc w:val="both"/>
        <w:rPr>
          <w:lang w:val="sr-Latn-BA"/>
        </w:rPr>
      </w:pPr>
    </w:p>
    <w:p w:rsidR="00773D91" w:rsidRDefault="00773D91" w:rsidP="003C16B5">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Razvoj mobilnih aplikacija danas podrazumjeva da su one dostupne i na iOS i Android uređajima. Izazov koji se javlja je kako razviti korisnički interfejs za sve platforme tako da se zadrži isti izgled aplikacije. Iako postoje HTML komponente </w:t>
      </w:r>
      <w:r w:rsidR="00CA565E">
        <w:rPr>
          <w:rFonts w:ascii="Times New Roman" w:hAnsi="Times New Roman" w:cs="Times New Roman"/>
          <w:sz w:val="24"/>
          <w:szCs w:val="24"/>
          <w:lang w:val="sr-Latn-BA"/>
        </w:rPr>
        <w:t xml:space="preserve">koje su na raspolaganju, kao što su dugmad, </w:t>
      </w:r>
      <w:r w:rsidR="00CA565E" w:rsidRPr="00CA565E">
        <w:rPr>
          <w:rFonts w:ascii="Times New Roman" w:hAnsi="Times New Roman" w:cs="Times New Roman"/>
          <w:i/>
          <w:sz w:val="24"/>
          <w:szCs w:val="24"/>
          <w:lang w:val="sr-Latn-BA"/>
        </w:rPr>
        <w:t>input</w:t>
      </w:r>
      <w:r w:rsidR="00CA565E">
        <w:rPr>
          <w:rFonts w:ascii="Times New Roman" w:hAnsi="Times New Roman" w:cs="Times New Roman"/>
          <w:sz w:val="24"/>
          <w:szCs w:val="24"/>
          <w:lang w:val="sr-Latn-BA"/>
        </w:rPr>
        <w:t xml:space="preserve"> polja, </w:t>
      </w:r>
      <w:r w:rsidR="00CA565E">
        <w:rPr>
          <w:rFonts w:ascii="Times New Roman" w:hAnsi="Times New Roman" w:cs="Times New Roman"/>
          <w:i/>
          <w:sz w:val="24"/>
          <w:szCs w:val="24"/>
          <w:lang w:val="sr-Latn-BA"/>
        </w:rPr>
        <w:t>sliders</w:t>
      </w:r>
      <w:r w:rsidR="00CA565E">
        <w:rPr>
          <w:rFonts w:ascii="Times New Roman" w:hAnsi="Times New Roman" w:cs="Times New Roman"/>
          <w:sz w:val="24"/>
          <w:szCs w:val="24"/>
          <w:lang w:val="sr-Latn-BA"/>
        </w:rPr>
        <w:t xml:space="preserve">, </w:t>
      </w:r>
      <w:r w:rsidR="00CA565E">
        <w:rPr>
          <w:rFonts w:ascii="Times New Roman" w:hAnsi="Times New Roman" w:cs="Times New Roman"/>
          <w:i/>
          <w:sz w:val="24"/>
          <w:szCs w:val="24"/>
          <w:lang w:val="sr-Latn-BA"/>
        </w:rPr>
        <w:t>radio</w:t>
      </w:r>
      <w:r w:rsidR="00CA565E">
        <w:rPr>
          <w:rFonts w:ascii="Times New Roman" w:hAnsi="Times New Roman" w:cs="Times New Roman"/>
          <w:sz w:val="24"/>
          <w:szCs w:val="24"/>
          <w:lang w:val="sr-Latn-BA"/>
        </w:rPr>
        <w:t xml:space="preserve"> dugmad, oni nisu dovoljni za kreiranje korisničkog interfejsa modernih aplikacija. Zbog toga su razvijene moderne b</w:t>
      </w:r>
      <w:r w:rsidRPr="00CA565E">
        <w:rPr>
          <w:rFonts w:ascii="Times New Roman" w:hAnsi="Times New Roman" w:cs="Times New Roman"/>
          <w:sz w:val="24"/>
          <w:szCs w:val="24"/>
          <w:lang w:val="sr-Latn-BA"/>
        </w:rPr>
        <w:t>iblioteke</w:t>
      </w:r>
      <w:r>
        <w:rPr>
          <w:rFonts w:ascii="Times New Roman" w:hAnsi="Times New Roman" w:cs="Times New Roman"/>
          <w:sz w:val="24"/>
          <w:szCs w:val="24"/>
          <w:lang w:val="sr-Latn-BA"/>
        </w:rPr>
        <w:t xml:space="preserve"> UI </w:t>
      </w:r>
      <w:r w:rsidR="00CA565E">
        <w:rPr>
          <w:rFonts w:ascii="Times New Roman" w:hAnsi="Times New Roman" w:cs="Times New Roman"/>
          <w:sz w:val="24"/>
          <w:szCs w:val="24"/>
          <w:lang w:val="sr-Latn-BA"/>
        </w:rPr>
        <w:t xml:space="preserve">(eng. </w:t>
      </w:r>
      <w:r w:rsidR="00CA565E" w:rsidRPr="00CA565E">
        <w:rPr>
          <w:rFonts w:ascii="Times New Roman" w:hAnsi="Times New Roman" w:cs="Times New Roman"/>
          <w:i/>
          <w:sz w:val="24"/>
          <w:szCs w:val="24"/>
          <w:lang w:val="sr-Latn-BA"/>
        </w:rPr>
        <w:t>User Interface</w:t>
      </w:r>
      <w:r w:rsidR="00CA565E">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 xml:space="preserve">komponenti </w:t>
      </w:r>
      <w:r w:rsidR="00CA565E">
        <w:rPr>
          <w:rFonts w:ascii="Times New Roman" w:hAnsi="Times New Roman" w:cs="Times New Roman"/>
          <w:sz w:val="24"/>
          <w:szCs w:val="24"/>
          <w:lang w:val="sr-Latn-BA"/>
        </w:rPr>
        <w:t>koje imaju brojne gradivne blokove za razvoj aplikacije.</w:t>
      </w:r>
    </w:p>
    <w:p w:rsidR="00CA565E" w:rsidRDefault="00CA565E" w:rsidP="003C16B5">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Komponente su konstruisane u dva dijela: kako izgleda</w:t>
      </w:r>
      <w:r w:rsidR="007A3C86">
        <w:rPr>
          <w:rFonts w:ascii="Times New Roman" w:hAnsi="Times New Roman" w:cs="Times New Roman"/>
          <w:sz w:val="24"/>
          <w:szCs w:val="24"/>
          <w:lang w:val="sr-Latn-BA"/>
        </w:rPr>
        <w:t>ju</w:t>
      </w:r>
      <w:r>
        <w:rPr>
          <w:rFonts w:ascii="Times New Roman" w:hAnsi="Times New Roman" w:cs="Times New Roman"/>
          <w:sz w:val="24"/>
          <w:szCs w:val="24"/>
          <w:lang w:val="sr-Latn-BA"/>
        </w:rPr>
        <w:t xml:space="preserve"> </w:t>
      </w:r>
      <w:r w:rsidR="007A3C86">
        <w:rPr>
          <w:rFonts w:ascii="Times New Roman" w:hAnsi="Times New Roman" w:cs="Times New Roman"/>
          <w:sz w:val="24"/>
          <w:szCs w:val="24"/>
          <w:lang w:val="sr-Latn-BA"/>
        </w:rPr>
        <w:t xml:space="preserve">– UI i kako funkcionišu – UX (eng. </w:t>
      </w:r>
      <w:r w:rsidR="007A3C86" w:rsidRPr="00450D94">
        <w:rPr>
          <w:rFonts w:ascii="Times New Roman" w:hAnsi="Times New Roman" w:cs="Times New Roman"/>
          <w:i/>
          <w:sz w:val="24"/>
          <w:szCs w:val="24"/>
          <w:lang w:val="sr-Latn-BA"/>
        </w:rPr>
        <w:t>User Experience</w:t>
      </w:r>
      <w:r w:rsidR="007A3C86">
        <w:rPr>
          <w:rFonts w:ascii="Times New Roman" w:hAnsi="Times New Roman" w:cs="Times New Roman"/>
          <w:sz w:val="24"/>
          <w:szCs w:val="24"/>
          <w:lang w:val="sr-Latn-BA"/>
        </w:rPr>
        <w:t xml:space="preserve">). </w:t>
      </w:r>
      <w:r w:rsidR="007A3C86" w:rsidRPr="007A3C86">
        <w:rPr>
          <w:rFonts w:ascii="Times New Roman" w:hAnsi="Times New Roman" w:cs="Times New Roman"/>
          <w:i/>
          <w:sz w:val="24"/>
          <w:szCs w:val="24"/>
          <w:lang w:val="sr-Latn-BA"/>
        </w:rPr>
        <w:t>Ionic</w:t>
      </w:r>
      <w:r w:rsidR="007A3C86">
        <w:rPr>
          <w:rFonts w:ascii="Times New Roman" w:hAnsi="Times New Roman" w:cs="Times New Roman"/>
          <w:sz w:val="24"/>
          <w:szCs w:val="24"/>
          <w:lang w:val="sr-Latn-BA"/>
        </w:rPr>
        <w:t xml:space="preserve"> </w:t>
      </w:r>
      <w:r w:rsidR="000C129F">
        <w:rPr>
          <w:rFonts w:ascii="Times New Roman" w:hAnsi="Times New Roman" w:cs="Times New Roman"/>
          <w:sz w:val="24"/>
          <w:szCs w:val="24"/>
          <w:lang w:val="sr-Latn-BA"/>
        </w:rPr>
        <w:t xml:space="preserve">dolazi sa brojnim UI komponentama </w:t>
      </w:r>
      <w:r w:rsidR="001361F3">
        <w:rPr>
          <w:rFonts w:ascii="Times New Roman" w:hAnsi="Times New Roman" w:cs="Times New Roman"/>
          <w:sz w:val="24"/>
          <w:szCs w:val="24"/>
          <w:lang w:val="sr-Latn-BA"/>
        </w:rPr>
        <w:t xml:space="preserve">kao što su </w:t>
      </w:r>
      <w:r w:rsidR="005E65C1">
        <w:rPr>
          <w:rFonts w:ascii="Times New Roman" w:hAnsi="Times New Roman" w:cs="Times New Roman"/>
          <w:sz w:val="24"/>
          <w:szCs w:val="24"/>
          <w:lang w:val="sr-Latn-BA"/>
        </w:rPr>
        <w:t xml:space="preserve">katrice (eng. </w:t>
      </w:r>
      <w:r w:rsidR="005E65C1">
        <w:rPr>
          <w:rFonts w:ascii="Times New Roman" w:hAnsi="Times New Roman" w:cs="Times New Roman"/>
          <w:i/>
          <w:sz w:val="24"/>
          <w:szCs w:val="24"/>
          <w:lang w:val="sr-Latn-BA"/>
        </w:rPr>
        <w:t>cards</w:t>
      </w:r>
      <w:r w:rsidR="005E65C1">
        <w:rPr>
          <w:rFonts w:ascii="Times New Roman" w:hAnsi="Times New Roman" w:cs="Times New Roman"/>
          <w:sz w:val="24"/>
          <w:szCs w:val="24"/>
          <w:lang w:val="sr-Latn-BA"/>
        </w:rPr>
        <w:t>)</w:t>
      </w:r>
      <w:r w:rsidR="001361F3">
        <w:rPr>
          <w:rFonts w:ascii="Times New Roman" w:hAnsi="Times New Roman" w:cs="Times New Roman"/>
          <w:sz w:val="24"/>
          <w:szCs w:val="24"/>
          <w:lang w:val="sr-Latn-BA"/>
        </w:rPr>
        <w:t xml:space="preserve">, </w:t>
      </w:r>
      <w:r w:rsidR="005E65C1">
        <w:rPr>
          <w:rFonts w:ascii="Times New Roman" w:hAnsi="Times New Roman" w:cs="Times New Roman"/>
          <w:sz w:val="24"/>
          <w:szCs w:val="24"/>
          <w:lang w:val="sr-Latn-BA"/>
        </w:rPr>
        <w:t xml:space="preserve">liste (eng. </w:t>
      </w:r>
      <w:r w:rsidR="005E65C1">
        <w:rPr>
          <w:rFonts w:ascii="Times New Roman" w:hAnsi="Times New Roman" w:cs="Times New Roman"/>
          <w:i/>
          <w:sz w:val="24"/>
          <w:szCs w:val="24"/>
          <w:lang w:val="sr-Latn-BA"/>
        </w:rPr>
        <w:t>lists</w:t>
      </w:r>
      <w:r w:rsidR="005E65C1">
        <w:rPr>
          <w:rFonts w:ascii="Times New Roman" w:hAnsi="Times New Roman" w:cs="Times New Roman"/>
          <w:sz w:val="24"/>
          <w:szCs w:val="24"/>
          <w:lang w:val="sr-Latn-BA"/>
        </w:rPr>
        <w:t>)</w:t>
      </w:r>
      <w:r w:rsidR="001361F3">
        <w:rPr>
          <w:rFonts w:ascii="Times New Roman" w:hAnsi="Times New Roman" w:cs="Times New Roman"/>
          <w:sz w:val="24"/>
          <w:szCs w:val="24"/>
          <w:lang w:val="sr-Latn-BA"/>
        </w:rPr>
        <w:t xml:space="preserve"> i </w:t>
      </w:r>
      <w:r w:rsidR="005E65C1">
        <w:rPr>
          <w:rFonts w:ascii="Times New Roman" w:hAnsi="Times New Roman" w:cs="Times New Roman"/>
          <w:sz w:val="24"/>
          <w:szCs w:val="24"/>
          <w:lang w:val="sr-Latn-BA"/>
        </w:rPr>
        <w:t xml:space="preserve">tabovi (eng. </w:t>
      </w:r>
      <w:r w:rsidR="005E65C1">
        <w:rPr>
          <w:rFonts w:ascii="Times New Roman" w:hAnsi="Times New Roman" w:cs="Times New Roman"/>
          <w:i/>
          <w:sz w:val="24"/>
          <w:szCs w:val="24"/>
          <w:lang w:val="sr-Latn-BA"/>
        </w:rPr>
        <w:t>tabs</w:t>
      </w:r>
      <w:r w:rsidR="005E65C1">
        <w:rPr>
          <w:rFonts w:ascii="Times New Roman" w:hAnsi="Times New Roman" w:cs="Times New Roman"/>
          <w:sz w:val="24"/>
          <w:szCs w:val="24"/>
          <w:lang w:val="sr-Latn-BA"/>
        </w:rPr>
        <w:t>)</w:t>
      </w:r>
      <w:r w:rsidR="001361F3">
        <w:rPr>
          <w:rFonts w:ascii="Times New Roman" w:hAnsi="Times New Roman" w:cs="Times New Roman"/>
          <w:sz w:val="24"/>
          <w:szCs w:val="24"/>
          <w:lang w:val="sr-Latn-BA"/>
        </w:rPr>
        <w:t xml:space="preserve">. </w:t>
      </w:r>
      <w:r w:rsidR="007A3C86">
        <w:rPr>
          <w:rFonts w:ascii="Times New Roman" w:hAnsi="Times New Roman" w:cs="Times New Roman"/>
          <w:sz w:val="24"/>
          <w:szCs w:val="24"/>
          <w:lang w:val="sr-Latn-BA"/>
        </w:rPr>
        <w:t xml:space="preserve"> </w:t>
      </w:r>
      <w:r w:rsidR="001361F3">
        <w:rPr>
          <w:rFonts w:ascii="Times New Roman" w:hAnsi="Times New Roman" w:cs="Times New Roman"/>
          <w:sz w:val="24"/>
          <w:szCs w:val="24"/>
          <w:lang w:val="sr-Latn-BA"/>
        </w:rPr>
        <w:t xml:space="preserve">  </w:t>
      </w:r>
    </w:p>
    <w:p w:rsidR="00450D94" w:rsidRDefault="00450D94" w:rsidP="003C16B5">
      <w:pPr>
        <w:spacing w:after="0" w:line="240" w:lineRule="auto"/>
        <w:ind w:firstLine="576"/>
        <w:jc w:val="both"/>
        <w:rPr>
          <w:rFonts w:ascii="Times New Roman" w:hAnsi="Times New Roman" w:cs="Times New Roman"/>
          <w:sz w:val="24"/>
          <w:szCs w:val="24"/>
          <w:lang w:val="sr-Latn-BA"/>
        </w:rPr>
      </w:pPr>
    </w:p>
    <w:p w:rsidR="00933F1B" w:rsidRPr="00773D91" w:rsidRDefault="005E65C1" w:rsidP="003C16B5">
      <w:pPr>
        <w:spacing w:after="0" w:line="240" w:lineRule="auto"/>
        <w:ind w:firstLine="576"/>
        <w:contextualSpacing/>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Kartice su standardni dio korisničkog interfejsa i služe kao ulazna tačka za prikaz detalja. Kartica može </w:t>
      </w:r>
      <w:r w:rsidR="00071F3F">
        <w:rPr>
          <w:rFonts w:ascii="Times New Roman" w:hAnsi="Times New Roman" w:cs="Times New Roman"/>
          <w:sz w:val="24"/>
          <w:szCs w:val="24"/>
          <w:lang w:val="sr-Latn-BA"/>
        </w:rPr>
        <w:t xml:space="preserve">biti </w:t>
      </w:r>
      <w:r>
        <w:rPr>
          <w:rFonts w:ascii="Times New Roman" w:hAnsi="Times New Roman" w:cs="Times New Roman"/>
          <w:sz w:val="24"/>
          <w:szCs w:val="24"/>
          <w:lang w:val="sr-Latn-BA"/>
        </w:rPr>
        <w:t>jedina komponenta</w:t>
      </w:r>
      <w:ins w:id="26" w:author="Igor" w:date="2019-06-05T11:11:00Z">
        <w:r w:rsidR="009B0E00">
          <w:rPr>
            <w:rFonts w:ascii="Times New Roman" w:hAnsi="Times New Roman" w:cs="Times New Roman"/>
            <w:sz w:val="24"/>
            <w:szCs w:val="24"/>
            <w:lang w:val="sr-Latn-BA"/>
          </w:rPr>
          <w:t>,</w:t>
        </w:r>
      </w:ins>
      <w:r>
        <w:rPr>
          <w:rFonts w:ascii="Times New Roman" w:hAnsi="Times New Roman" w:cs="Times New Roman"/>
          <w:sz w:val="24"/>
          <w:szCs w:val="24"/>
          <w:lang w:val="sr-Latn-BA"/>
        </w:rPr>
        <w:t xml:space="preserve"> ali se najčešće sastoji od zaglavlja, naslova, </w:t>
      </w:r>
      <w:r>
        <w:rPr>
          <w:rFonts w:ascii="Times New Roman" w:hAnsi="Times New Roman" w:cs="Times New Roman"/>
          <w:sz w:val="24"/>
          <w:szCs w:val="24"/>
          <w:lang w:val="sr-Latn-BA"/>
        </w:rPr>
        <w:lastRenderedPageBreak/>
        <w:t xml:space="preserve">podnaslova i sadržaja, </w:t>
      </w:r>
      <w:r w:rsidR="009B0E00">
        <w:rPr>
          <w:rFonts w:ascii="Times New Roman" w:hAnsi="Times New Roman" w:cs="Times New Roman"/>
          <w:sz w:val="24"/>
          <w:szCs w:val="24"/>
          <w:lang w:val="sr-Latn-BA"/>
        </w:rPr>
        <w:t xml:space="preserve">tako da </w:t>
      </w:r>
      <w:r>
        <w:rPr>
          <w:rFonts w:ascii="Times New Roman" w:hAnsi="Times New Roman" w:cs="Times New Roman"/>
          <w:sz w:val="24"/>
          <w:szCs w:val="24"/>
          <w:lang w:val="sr-Latn-BA"/>
        </w:rPr>
        <w:t xml:space="preserve">tada </w:t>
      </w:r>
      <w:r w:rsidRPr="00DA1914">
        <w:rPr>
          <w:rFonts w:ascii="Times New Roman" w:hAnsi="Times New Roman" w:cs="Times New Roman"/>
          <w:i/>
          <w:sz w:val="24"/>
          <w:szCs w:val="24"/>
          <w:lang w:val="sr-Latn-BA"/>
        </w:rPr>
        <w:t>&lt;ion-card&gt;</w:t>
      </w:r>
      <w:r w:rsidR="00DA1914">
        <w:rPr>
          <w:rFonts w:ascii="Times New Roman" w:hAnsi="Times New Roman" w:cs="Times New Roman"/>
          <w:sz w:val="24"/>
          <w:szCs w:val="24"/>
          <w:lang w:val="sr-Latn-BA"/>
        </w:rPr>
        <w:t xml:space="preserve"> čine druge podkomponene: </w:t>
      </w:r>
      <w:r w:rsidR="00DA1914" w:rsidRPr="00DA1914">
        <w:rPr>
          <w:rFonts w:ascii="Times New Roman" w:hAnsi="Times New Roman" w:cs="Times New Roman"/>
          <w:i/>
          <w:sz w:val="24"/>
          <w:szCs w:val="24"/>
          <w:lang w:val="sr-Latn-BA"/>
        </w:rPr>
        <w:t>&lt;ion-card-header&gt;</w:t>
      </w:r>
      <w:r w:rsidR="00DA1914">
        <w:rPr>
          <w:rFonts w:ascii="Times New Roman" w:hAnsi="Times New Roman" w:cs="Times New Roman"/>
          <w:sz w:val="24"/>
          <w:szCs w:val="24"/>
          <w:lang w:val="sr-Latn-BA"/>
        </w:rPr>
        <w:t xml:space="preserve">, </w:t>
      </w:r>
      <w:r w:rsidR="00DA1914" w:rsidRPr="00DA1914">
        <w:rPr>
          <w:rFonts w:ascii="Times New Roman" w:hAnsi="Times New Roman" w:cs="Times New Roman"/>
          <w:i/>
          <w:sz w:val="24"/>
          <w:szCs w:val="24"/>
          <w:lang w:val="sr-Latn-BA"/>
        </w:rPr>
        <w:t>&lt;ion-card-title&gt;</w:t>
      </w:r>
      <w:r w:rsidR="00DA1914">
        <w:rPr>
          <w:rFonts w:ascii="Times New Roman" w:hAnsi="Times New Roman" w:cs="Times New Roman"/>
          <w:sz w:val="24"/>
          <w:szCs w:val="24"/>
          <w:lang w:val="sr-Latn-BA"/>
        </w:rPr>
        <w:t xml:space="preserve">, </w:t>
      </w:r>
      <w:r w:rsidR="00DA1914" w:rsidRPr="00DA1914">
        <w:rPr>
          <w:rFonts w:ascii="Times New Roman" w:hAnsi="Times New Roman" w:cs="Times New Roman"/>
          <w:i/>
          <w:sz w:val="24"/>
          <w:szCs w:val="24"/>
          <w:lang w:val="sr-Latn-BA"/>
        </w:rPr>
        <w:t>&lt;ion-card-subtitle&gt;</w:t>
      </w:r>
      <w:r w:rsidR="00DA1914">
        <w:rPr>
          <w:rFonts w:ascii="Times New Roman" w:hAnsi="Times New Roman" w:cs="Times New Roman"/>
          <w:sz w:val="24"/>
          <w:szCs w:val="24"/>
          <w:lang w:val="sr-Latn-BA"/>
        </w:rPr>
        <w:t xml:space="preserve"> i </w:t>
      </w:r>
      <w:r w:rsidR="00DA1914" w:rsidRPr="00DA1914">
        <w:rPr>
          <w:rFonts w:ascii="Times New Roman" w:hAnsi="Times New Roman" w:cs="Times New Roman"/>
          <w:i/>
          <w:sz w:val="24"/>
          <w:szCs w:val="24"/>
          <w:lang w:val="sr-Latn-BA"/>
        </w:rPr>
        <w:t>&lt;ion-card-content&gt;</w:t>
      </w:r>
      <w:r w:rsidR="00DA1914">
        <w:rPr>
          <w:rFonts w:ascii="Times New Roman" w:hAnsi="Times New Roman" w:cs="Times New Roman"/>
          <w:sz w:val="24"/>
          <w:szCs w:val="24"/>
          <w:lang w:val="sr-Latn-BA"/>
        </w:rPr>
        <w:t>.</w:t>
      </w:r>
    </w:p>
    <w:p w:rsidR="00773D91" w:rsidRPr="00910434" w:rsidRDefault="00773D91" w:rsidP="003C16B5">
      <w:pPr>
        <w:spacing w:after="0" w:line="240" w:lineRule="auto"/>
        <w:jc w:val="both"/>
        <w:rPr>
          <w:rFonts w:ascii="Times New Roman" w:hAnsi="Times New Roman" w:cs="Times New Roman"/>
          <w:sz w:val="24"/>
          <w:szCs w:val="24"/>
          <w:lang w:val="sr-Latn-BA"/>
        </w:rPr>
      </w:pPr>
    </w:p>
    <w:p w:rsidR="00773D91" w:rsidRDefault="00933F1B" w:rsidP="003C16B5">
      <w:pPr>
        <w:spacing w:after="0" w:line="240" w:lineRule="auto"/>
        <w:ind w:firstLine="720"/>
        <w:jc w:val="both"/>
        <w:rPr>
          <w:rFonts w:ascii="Times New Roman" w:hAnsi="Times New Roman" w:cs="Times New Roman"/>
          <w:sz w:val="24"/>
          <w:szCs w:val="24"/>
          <w:lang w:val="sr-Latn-BA"/>
        </w:rPr>
      </w:pPr>
      <w:r w:rsidRPr="00910434">
        <w:rPr>
          <w:rFonts w:ascii="Times New Roman" w:hAnsi="Times New Roman" w:cs="Times New Roman"/>
          <w:sz w:val="24"/>
          <w:szCs w:val="24"/>
          <w:lang w:val="sr-Latn-BA"/>
        </w:rPr>
        <w:t xml:space="preserve">Liste </w:t>
      </w:r>
      <w:r w:rsidR="00E242B1" w:rsidRPr="00910434">
        <w:rPr>
          <w:rFonts w:ascii="Times New Roman" w:hAnsi="Times New Roman" w:cs="Times New Roman"/>
          <w:sz w:val="24"/>
          <w:szCs w:val="24"/>
          <w:lang w:val="sr-Latn-BA"/>
        </w:rPr>
        <w:t>čine redovi stavki koje mogu da sadrže tekst, slike, dugmad i još mnogo toga. Liste obično sadrže stavke sa slični</w:t>
      </w:r>
      <w:r w:rsidR="00071F3F">
        <w:rPr>
          <w:rFonts w:ascii="Times New Roman" w:hAnsi="Times New Roman" w:cs="Times New Roman"/>
          <w:sz w:val="24"/>
          <w:szCs w:val="24"/>
          <w:lang w:val="sr-Latn-BA"/>
        </w:rPr>
        <w:t>m</w:t>
      </w:r>
      <w:r w:rsidR="00E242B1" w:rsidRPr="00910434">
        <w:rPr>
          <w:rFonts w:ascii="Times New Roman" w:hAnsi="Times New Roman" w:cs="Times New Roman"/>
          <w:sz w:val="24"/>
          <w:szCs w:val="24"/>
          <w:lang w:val="sr-Latn-BA"/>
        </w:rPr>
        <w:t xml:space="preserve"> sadržajem podataka. </w:t>
      </w:r>
      <w:r w:rsidR="00E242B1" w:rsidRPr="00B81C4C">
        <w:rPr>
          <w:rFonts w:ascii="Times New Roman" w:hAnsi="Times New Roman" w:cs="Times New Roman"/>
          <w:i/>
          <w:sz w:val="24"/>
          <w:szCs w:val="24"/>
          <w:lang w:val="sr-Latn-BA"/>
        </w:rPr>
        <w:t>&lt;ion-list&gt;</w:t>
      </w:r>
      <w:r w:rsidR="00E242B1" w:rsidRPr="00910434">
        <w:rPr>
          <w:rFonts w:ascii="Times New Roman" w:hAnsi="Times New Roman" w:cs="Times New Roman"/>
          <w:sz w:val="24"/>
          <w:szCs w:val="24"/>
          <w:lang w:val="sr-Latn-BA"/>
        </w:rPr>
        <w:t xml:space="preserve"> komponenta može da ima zaglavlje </w:t>
      </w:r>
      <w:r w:rsidR="00E242B1" w:rsidRPr="00B81C4C">
        <w:rPr>
          <w:rFonts w:ascii="Times New Roman" w:hAnsi="Times New Roman" w:cs="Times New Roman"/>
          <w:i/>
          <w:sz w:val="24"/>
          <w:szCs w:val="24"/>
          <w:lang w:val="sr-Latn-BA"/>
        </w:rPr>
        <w:t>&lt;ion-list-header&gt;</w:t>
      </w:r>
      <w:r w:rsidR="00E242B1" w:rsidRPr="00910434">
        <w:rPr>
          <w:rFonts w:ascii="Times New Roman" w:hAnsi="Times New Roman" w:cs="Times New Roman"/>
          <w:sz w:val="24"/>
          <w:szCs w:val="24"/>
          <w:lang w:val="sr-Latn-BA"/>
        </w:rPr>
        <w:t xml:space="preserve"> i</w:t>
      </w:r>
      <w:r w:rsidR="0017796B" w:rsidRPr="00910434">
        <w:rPr>
          <w:rFonts w:ascii="Times New Roman" w:hAnsi="Times New Roman" w:cs="Times New Roman"/>
          <w:sz w:val="24"/>
          <w:szCs w:val="24"/>
          <w:lang w:val="sr-Latn-BA"/>
        </w:rPr>
        <w:t xml:space="preserve"> </w:t>
      </w:r>
      <w:r w:rsidR="0017796B" w:rsidRPr="00910434">
        <w:rPr>
          <w:rFonts w:ascii="Times New Roman" w:hAnsi="Times New Roman" w:cs="Times New Roman"/>
          <w:i/>
          <w:sz w:val="24"/>
          <w:szCs w:val="24"/>
          <w:lang w:val="sr-Latn-BA"/>
        </w:rPr>
        <w:t>virtual scroll</w:t>
      </w:r>
      <w:r w:rsidR="00E242B1" w:rsidRPr="00910434">
        <w:rPr>
          <w:rFonts w:ascii="Times New Roman" w:hAnsi="Times New Roman" w:cs="Times New Roman"/>
          <w:sz w:val="24"/>
          <w:szCs w:val="24"/>
          <w:lang w:val="sr-Latn-BA"/>
        </w:rPr>
        <w:t xml:space="preserve"> </w:t>
      </w:r>
      <w:r w:rsidR="0017796B" w:rsidRPr="00910434">
        <w:rPr>
          <w:rFonts w:ascii="Times New Roman" w:hAnsi="Times New Roman" w:cs="Times New Roman"/>
          <w:sz w:val="24"/>
          <w:szCs w:val="24"/>
          <w:lang w:val="sr-Latn-BA"/>
        </w:rPr>
        <w:t>za prikazivanje virtuelne</w:t>
      </w:r>
      <w:r w:rsidR="00E242B1" w:rsidRPr="00910434">
        <w:rPr>
          <w:rFonts w:ascii="Times New Roman" w:hAnsi="Times New Roman" w:cs="Times New Roman"/>
          <w:sz w:val="24"/>
          <w:szCs w:val="24"/>
          <w:lang w:val="sr-Latn-BA"/>
        </w:rPr>
        <w:t xml:space="preserve"> „beskonačn</w:t>
      </w:r>
      <w:r w:rsidR="0017796B" w:rsidRPr="00910434">
        <w:rPr>
          <w:rFonts w:ascii="Times New Roman" w:hAnsi="Times New Roman" w:cs="Times New Roman"/>
          <w:sz w:val="24"/>
          <w:szCs w:val="24"/>
          <w:lang w:val="sr-Latn-BA"/>
        </w:rPr>
        <w:t>e</w:t>
      </w:r>
      <w:r w:rsidR="00E242B1" w:rsidRPr="00910434">
        <w:rPr>
          <w:rFonts w:ascii="Times New Roman" w:hAnsi="Times New Roman" w:cs="Times New Roman"/>
          <w:sz w:val="24"/>
          <w:szCs w:val="24"/>
          <w:lang w:val="sr-Latn-BA"/>
        </w:rPr>
        <w:t>“</w:t>
      </w:r>
      <w:r w:rsidR="0017796B" w:rsidRPr="00910434">
        <w:rPr>
          <w:rFonts w:ascii="Times New Roman" w:hAnsi="Times New Roman" w:cs="Times New Roman"/>
          <w:sz w:val="24"/>
          <w:szCs w:val="24"/>
          <w:lang w:val="sr-Latn-BA"/>
        </w:rPr>
        <w:t xml:space="preserve"> liste.</w:t>
      </w:r>
      <w:r w:rsidR="00E242B1" w:rsidRPr="00910434">
        <w:rPr>
          <w:rFonts w:ascii="Times New Roman" w:hAnsi="Times New Roman" w:cs="Times New Roman"/>
          <w:sz w:val="24"/>
          <w:szCs w:val="24"/>
          <w:lang w:val="sr-Latn-BA"/>
        </w:rPr>
        <w:t xml:space="preserve"> </w:t>
      </w:r>
      <w:r w:rsidR="00910434" w:rsidRPr="00910434">
        <w:rPr>
          <w:rFonts w:ascii="Times New Roman" w:hAnsi="Times New Roman" w:cs="Times New Roman"/>
          <w:sz w:val="24"/>
          <w:szCs w:val="24"/>
          <w:lang w:val="sr-Latn-BA"/>
        </w:rPr>
        <w:t>Korištenje</w:t>
      </w:r>
      <w:r w:rsidR="009B0E00">
        <w:rPr>
          <w:rFonts w:ascii="Times New Roman" w:hAnsi="Times New Roman" w:cs="Times New Roman"/>
          <w:sz w:val="24"/>
          <w:szCs w:val="24"/>
          <w:lang w:val="sr-Latn-BA"/>
        </w:rPr>
        <w:t>m</w:t>
      </w:r>
      <w:r w:rsidR="00910434" w:rsidRPr="00910434">
        <w:rPr>
          <w:rFonts w:ascii="Times New Roman" w:hAnsi="Times New Roman" w:cs="Times New Roman"/>
          <w:sz w:val="24"/>
          <w:szCs w:val="24"/>
          <w:lang w:val="sr-Latn-BA"/>
        </w:rPr>
        <w:t xml:space="preserve"> </w:t>
      </w:r>
      <w:r w:rsidR="00071F3F" w:rsidRPr="00071F3F">
        <w:rPr>
          <w:rFonts w:ascii="Times New Roman" w:hAnsi="Times New Roman" w:cs="Times New Roman"/>
          <w:i/>
          <w:sz w:val="24"/>
          <w:szCs w:val="24"/>
          <w:lang w:val="sr-Latn-BA"/>
        </w:rPr>
        <w:t>v</w:t>
      </w:r>
      <w:r w:rsidR="00910434" w:rsidRPr="00910434">
        <w:rPr>
          <w:rFonts w:ascii="Times New Roman" w:hAnsi="Times New Roman" w:cs="Times New Roman"/>
          <w:i/>
          <w:sz w:val="24"/>
          <w:szCs w:val="24"/>
          <w:lang w:val="sr-Latn-BA"/>
        </w:rPr>
        <w:t>irtual scroll</w:t>
      </w:r>
      <w:r w:rsidR="00910434">
        <w:rPr>
          <w:rFonts w:ascii="Times New Roman" w:hAnsi="Times New Roman" w:cs="Times New Roman"/>
          <w:sz w:val="24"/>
          <w:szCs w:val="24"/>
          <w:lang w:val="sr-Latn-BA"/>
        </w:rPr>
        <w:t>-a</w:t>
      </w:r>
      <w:r w:rsidR="00910434" w:rsidRPr="00910434">
        <w:rPr>
          <w:rFonts w:ascii="Times New Roman" w:hAnsi="Times New Roman" w:cs="Times New Roman"/>
          <w:sz w:val="24"/>
          <w:szCs w:val="24"/>
          <w:lang w:val="sr-Latn-BA"/>
        </w:rPr>
        <w:t xml:space="preserve"> za liste sa velik</w:t>
      </w:r>
      <w:r w:rsidR="00910434">
        <w:rPr>
          <w:rFonts w:ascii="Times New Roman" w:hAnsi="Times New Roman" w:cs="Times New Roman"/>
          <w:sz w:val="24"/>
          <w:szCs w:val="24"/>
          <w:lang w:val="sr-Latn-BA"/>
        </w:rPr>
        <w:t>m</w:t>
      </w:r>
      <w:r w:rsidR="00910434" w:rsidRPr="00910434">
        <w:rPr>
          <w:rFonts w:ascii="Times New Roman" w:hAnsi="Times New Roman" w:cs="Times New Roman"/>
          <w:sz w:val="24"/>
          <w:szCs w:val="24"/>
          <w:lang w:val="sr-Latn-BA"/>
        </w:rPr>
        <w:t xml:space="preserve"> brojem stavki povećavaju se performanse iz razloga što se u ovom slučaju ne učitavaju sve stavke odjednom, već samo skup stavki dovoljan za popunjavanje prikaza na ekranu. </w:t>
      </w:r>
    </w:p>
    <w:p w:rsidR="00910434" w:rsidRDefault="00910434" w:rsidP="003C16B5">
      <w:pPr>
        <w:spacing w:after="0" w:line="240" w:lineRule="auto"/>
        <w:ind w:firstLine="720"/>
        <w:jc w:val="both"/>
        <w:rPr>
          <w:rFonts w:ascii="Times New Roman" w:hAnsi="Times New Roman" w:cs="Times New Roman"/>
          <w:sz w:val="24"/>
          <w:szCs w:val="24"/>
          <w:lang w:val="sr-Latn-BA"/>
        </w:rPr>
      </w:pPr>
    </w:p>
    <w:p w:rsidR="00910434" w:rsidRDefault="00910434" w:rsidP="003C16B5">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Tabovi su </w:t>
      </w:r>
      <w:r>
        <w:rPr>
          <w:rFonts w:ascii="Times New Roman" w:hAnsi="Times New Roman" w:cs="Times New Roman"/>
          <w:i/>
          <w:sz w:val="24"/>
          <w:szCs w:val="24"/>
          <w:lang w:val="sr-Latn-BA"/>
        </w:rPr>
        <w:t xml:space="preserve">top-level </w:t>
      </w:r>
      <w:r>
        <w:rPr>
          <w:rFonts w:ascii="Times New Roman" w:hAnsi="Times New Roman" w:cs="Times New Roman"/>
          <w:sz w:val="24"/>
          <w:szCs w:val="24"/>
          <w:lang w:val="sr-Latn-BA"/>
        </w:rPr>
        <w:t xml:space="preserve">navigacione komponente za implementaciju navigacije zasnovane na tabovima. </w:t>
      </w:r>
      <w:r w:rsidR="00F40CAE" w:rsidRPr="00B81C4C">
        <w:rPr>
          <w:rFonts w:ascii="Times New Roman" w:hAnsi="Times New Roman" w:cs="Times New Roman"/>
          <w:i/>
          <w:sz w:val="24"/>
          <w:szCs w:val="24"/>
          <w:lang w:val="sr-Latn-BA"/>
        </w:rPr>
        <w:t>&lt;ion-tabs&gt;</w:t>
      </w:r>
      <w:r w:rsidR="00F40CAE">
        <w:rPr>
          <w:rFonts w:ascii="Times New Roman" w:hAnsi="Times New Roman" w:cs="Times New Roman"/>
          <w:sz w:val="24"/>
          <w:szCs w:val="24"/>
          <w:lang w:val="sr-Latn-BA"/>
        </w:rPr>
        <w:t xml:space="preserve"> komponenta radi kao ruter za navigacij</w:t>
      </w:r>
      <w:r w:rsidR="009B0E00">
        <w:rPr>
          <w:rFonts w:ascii="Times New Roman" w:hAnsi="Times New Roman" w:cs="Times New Roman"/>
          <w:sz w:val="24"/>
          <w:szCs w:val="24"/>
          <w:lang w:val="sr-Latn-BA"/>
        </w:rPr>
        <w:t>u</w:t>
      </w:r>
      <w:r w:rsidR="00F40CAE">
        <w:rPr>
          <w:rFonts w:ascii="Times New Roman" w:hAnsi="Times New Roman" w:cs="Times New Roman"/>
          <w:sz w:val="24"/>
          <w:szCs w:val="24"/>
          <w:lang w:val="sr-Latn-BA"/>
        </w:rPr>
        <w:t>. Ova komponenta ne pruža nikakvu povratnu spregu za prebacivanje između kartica,</w:t>
      </w:r>
      <w:r w:rsidR="009B0E00">
        <w:rPr>
          <w:rFonts w:ascii="Times New Roman" w:hAnsi="Times New Roman" w:cs="Times New Roman"/>
          <w:sz w:val="24"/>
          <w:szCs w:val="24"/>
          <w:lang w:val="sr-Latn-BA"/>
        </w:rPr>
        <w:t xml:space="preserve"> a</w:t>
      </w:r>
      <w:r w:rsidR="00F40CAE">
        <w:rPr>
          <w:rFonts w:ascii="Times New Roman" w:hAnsi="Times New Roman" w:cs="Times New Roman"/>
          <w:sz w:val="24"/>
          <w:szCs w:val="24"/>
          <w:lang w:val="sr-Latn-BA"/>
        </w:rPr>
        <w:t xml:space="preserve"> da bi se to postiglo </w:t>
      </w:r>
      <w:r w:rsidR="00F40CAE" w:rsidRPr="00B81C4C">
        <w:rPr>
          <w:rFonts w:ascii="Times New Roman" w:hAnsi="Times New Roman" w:cs="Times New Roman"/>
          <w:i/>
          <w:sz w:val="24"/>
          <w:szCs w:val="24"/>
          <w:lang w:val="sr-Latn-BA"/>
        </w:rPr>
        <w:t>&lt;ion-tab-bar&gt;</w:t>
      </w:r>
      <w:r w:rsidR="00F40CAE">
        <w:rPr>
          <w:rFonts w:ascii="Times New Roman" w:hAnsi="Times New Roman" w:cs="Times New Roman"/>
          <w:sz w:val="24"/>
          <w:szCs w:val="24"/>
          <w:lang w:val="sr-Latn-BA"/>
        </w:rPr>
        <w:t xml:space="preserve"> bi trebao biti obezbijeđen kao dio </w:t>
      </w:r>
      <w:r w:rsidR="00F40CAE" w:rsidRPr="00B81C4C">
        <w:rPr>
          <w:rFonts w:ascii="Times New Roman" w:hAnsi="Times New Roman" w:cs="Times New Roman"/>
          <w:i/>
          <w:sz w:val="24"/>
          <w:szCs w:val="24"/>
          <w:lang w:val="sr-Latn-BA"/>
        </w:rPr>
        <w:t>&lt;ion-tabs&gt;</w:t>
      </w:r>
      <w:r w:rsidR="00F40CAE">
        <w:rPr>
          <w:rFonts w:ascii="Times New Roman" w:hAnsi="Times New Roman" w:cs="Times New Roman"/>
          <w:sz w:val="24"/>
          <w:szCs w:val="24"/>
          <w:lang w:val="sr-Latn-BA"/>
        </w:rPr>
        <w:t xml:space="preserve">. </w:t>
      </w:r>
      <w:r w:rsidR="00F40CAE" w:rsidRPr="00B81C4C">
        <w:rPr>
          <w:rFonts w:ascii="Times New Roman" w:hAnsi="Times New Roman" w:cs="Times New Roman"/>
          <w:i/>
          <w:sz w:val="24"/>
          <w:szCs w:val="24"/>
          <w:lang w:val="sr-Latn-BA"/>
        </w:rPr>
        <w:t>&lt;ion-tab-button&gt;</w:t>
      </w:r>
      <w:r w:rsidR="00F40CAE">
        <w:rPr>
          <w:rFonts w:ascii="Times New Roman" w:hAnsi="Times New Roman" w:cs="Times New Roman"/>
          <w:sz w:val="24"/>
          <w:szCs w:val="24"/>
          <w:lang w:val="sr-Latn-BA"/>
        </w:rPr>
        <w:t xml:space="preserve"> je komponenta koja određuje izgled ikone i labele taba i nalazi se u </w:t>
      </w:r>
      <w:r w:rsidR="00B81C4C">
        <w:rPr>
          <w:rFonts w:ascii="Times New Roman" w:hAnsi="Times New Roman" w:cs="Times New Roman"/>
          <w:sz w:val="24"/>
          <w:szCs w:val="24"/>
          <w:lang w:val="sr-Latn-BA"/>
        </w:rPr>
        <w:t xml:space="preserve">komponenti </w:t>
      </w:r>
      <w:r w:rsidR="00B81C4C" w:rsidRPr="00B81C4C">
        <w:rPr>
          <w:rFonts w:ascii="Times New Roman" w:hAnsi="Times New Roman" w:cs="Times New Roman"/>
          <w:i/>
          <w:sz w:val="24"/>
          <w:szCs w:val="24"/>
          <w:lang w:val="sr-Latn-BA"/>
        </w:rPr>
        <w:t>&lt;ion-tab-bar&gt;</w:t>
      </w:r>
      <w:r w:rsidR="00B81C4C">
        <w:rPr>
          <w:rFonts w:ascii="Times New Roman" w:hAnsi="Times New Roman" w:cs="Times New Roman"/>
          <w:sz w:val="24"/>
          <w:szCs w:val="24"/>
          <w:lang w:val="sr-Latn-BA"/>
        </w:rPr>
        <w:t>.</w:t>
      </w:r>
    </w:p>
    <w:p w:rsidR="00265F91" w:rsidRDefault="00265F91" w:rsidP="003C16B5">
      <w:pPr>
        <w:spacing w:after="0" w:line="240" w:lineRule="auto"/>
        <w:ind w:firstLine="720"/>
        <w:jc w:val="both"/>
        <w:rPr>
          <w:rFonts w:ascii="Times New Roman" w:hAnsi="Times New Roman" w:cs="Times New Roman"/>
          <w:sz w:val="24"/>
          <w:szCs w:val="24"/>
          <w:lang w:val="sr-Latn-BA"/>
        </w:rPr>
      </w:pPr>
    </w:p>
    <w:p w:rsidR="003C16B5" w:rsidRDefault="00265F91" w:rsidP="003C16B5">
      <w:pPr>
        <w:spacing w:after="0" w:line="240" w:lineRule="auto"/>
        <w:ind w:firstLine="576"/>
        <w:contextualSpacing/>
        <w:jc w:val="both"/>
        <w:rPr>
          <w:rFonts w:ascii="Times New Roman" w:hAnsi="Times New Roman" w:cs="Times New Roman"/>
          <w:sz w:val="24"/>
          <w:szCs w:val="24"/>
        </w:rPr>
      </w:pPr>
      <w:r w:rsidRPr="00265F91">
        <w:rPr>
          <w:rFonts w:ascii="Times New Roman" w:hAnsi="Times New Roman" w:cs="Times New Roman"/>
          <w:sz w:val="24"/>
          <w:szCs w:val="24"/>
          <w:lang w:val="sr-Latn-BA"/>
        </w:rPr>
        <w:t>Na Slici</w:t>
      </w:r>
      <w:r w:rsidR="003C16B5">
        <w:rPr>
          <w:rFonts w:ascii="Times New Roman" w:hAnsi="Times New Roman" w:cs="Times New Roman"/>
          <w:sz w:val="24"/>
          <w:szCs w:val="24"/>
          <w:lang w:val="sr-Latn-BA"/>
        </w:rPr>
        <w:t xml:space="preserve"> 8.6</w:t>
      </w:r>
      <w:r w:rsidRPr="00265F91">
        <w:rPr>
          <w:rFonts w:ascii="Times New Roman" w:hAnsi="Times New Roman" w:cs="Times New Roman"/>
          <w:sz w:val="24"/>
          <w:szCs w:val="24"/>
          <w:lang w:val="sr-Latn-BA"/>
        </w:rPr>
        <w:t xml:space="preserve"> je primjer kartice sa slikom, naslovom i sadržajem na iOS i Android </w:t>
      </w:r>
      <w:r w:rsidRPr="00265F91">
        <w:rPr>
          <w:rFonts w:ascii="Times New Roman" w:hAnsi="Times New Roman" w:cs="Times New Roman"/>
          <w:sz w:val="24"/>
          <w:szCs w:val="24"/>
        </w:rPr>
        <w:t xml:space="preserve"> platformama.         </w:t>
      </w:r>
    </w:p>
    <w:p w:rsidR="003C16B5" w:rsidRDefault="003C16B5" w:rsidP="003C16B5">
      <w:pPr>
        <w:spacing w:after="0" w:line="240" w:lineRule="auto"/>
        <w:contextualSpacing/>
        <w:jc w:val="both"/>
        <w:rPr>
          <w:rFonts w:ascii="Times New Roman" w:hAnsi="Times New Roman" w:cs="Times New Roman"/>
          <w:sz w:val="24"/>
          <w:szCs w:val="24"/>
        </w:rPr>
      </w:pPr>
    </w:p>
    <w:p w:rsidR="003C16B5" w:rsidRDefault="003C16B5" w:rsidP="003C16B5">
      <w:pPr>
        <w:keepNext/>
        <w:spacing w:after="0" w:line="240" w:lineRule="auto"/>
        <w:contextualSpacing/>
        <w:jc w:val="center"/>
      </w:pPr>
      <w:r>
        <w:rPr>
          <w:rFonts w:ascii="Times New Roman" w:hAnsi="Times New Roman" w:cs="Times New Roman"/>
          <w:noProof/>
          <w:sz w:val="24"/>
          <w:szCs w:val="24"/>
        </w:rPr>
        <w:drawing>
          <wp:inline distT="0" distB="0" distL="0" distR="0">
            <wp:extent cx="2536166" cy="183742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madi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114" cy="1844633"/>
                    </a:xfrm>
                    <a:prstGeom prst="rect">
                      <a:avLst/>
                    </a:prstGeom>
                  </pic:spPr>
                </pic:pic>
              </a:graphicData>
            </a:graphic>
          </wp:inline>
        </w:drawing>
      </w:r>
    </w:p>
    <w:p w:rsidR="007410F9" w:rsidRDefault="007410F9" w:rsidP="007410F9">
      <w:pPr>
        <w:pStyle w:val="Caption"/>
        <w:spacing w:after="0"/>
        <w:jc w:val="center"/>
        <w:rPr>
          <w:rFonts w:ascii="Times New Roman" w:hAnsi="Times New Roman" w:cs="Times New Roman"/>
          <w:i/>
        </w:rPr>
      </w:pPr>
    </w:p>
    <w:p w:rsidR="003C16B5" w:rsidRPr="003C16B5" w:rsidRDefault="003C16B5" w:rsidP="007410F9">
      <w:pPr>
        <w:pStyle w:val="Caption"/>
        <w:spacing w:after="0"/>
        <w:jc w:val="center"/>
        <w:rPr>
          <w:rFonts w:ascii="Times New Roman" w:hAnsi="Times New Roman" w:cs="Times New Roman"/>
          <w:i/>
          <w:sz w:val="24"/>
          <w:szCs w:val="24"/>
        </w:rPr>
      </w:pPr>
      <w:r w:rsidRPr="003C16B5">
        <w:rPr>
          <w:rFonts w:ascii="Times New Roman" w:hAnsi="Times New Roman" w:cs="Times New Roman"/>
          <w:i/>
        </w:rPr>
        <w:t>Slika 8.6 – Primjer izgleda komponente ion-card</w:t>
      </w:r>
    </w:p>
    <w:p w:rsidR="00B81C4C" w:rsidRDefault="00265F91" w:rsidP="007410F9">
      <w:pPr>
        <w:spacing w:after="0" w:line="240" w:lineRule="auto"/>
        <w:contextualSpacing/>
        <w:jc w:val="both"/>
        <w:rPr>
          <w:rFonts w:ascii="Times New Roman" w:hAnsi="Times New Roman" w:cs="Times New Roman"/>
          <w:sz w:val="24"/>
          <w:szCs w:val="24"/>
          <w:lang w:val="sr-Latn-BA"/>
        </w:rPr>
      </w:pPr>
      <w:r w:rsidRPr="00265F91">
        <w:rPr>
          <w:rFonts w:ascii="Times New Roman" w:hAnsi="Times New Roman" w:cs="Times New Roman"/>
          <w:sz w:val="24"/>
          <w:szCs w:val="24"/>
        </w:rPr>
        <w:t xml:space="preserve">   </w:t>
      </w:r>
    </w:p>
    <w:p w:rsidR="00570299" w:rsidRDefault="00B81C4C" w:rsidP="007410F9">
      <w:pPr>
        <w:spacing w:after="0" w:line="240" w:lineRule="auto"/>
        <w:ind w:firstLine="720"/>
        <w:jc w:val="both"/>
        <w:rPr>
          <w:rFonts w:ascii="Times New Roman" w:hAnsi="Times New Roman" w:cs="Times New Roman"/>
          <w:sz w:val="24"/>
          <w:szCs w:val="24"/>
          <w:lang w:val="sr-Latn-BA"/>
        </w:rPr>
      </w:pPr>
      <w:r w:rsidRPr="00071F3F">
        <w:rPr>
          <w:rFonts w:ascii="Times New Roman" w:hAnsi="Times New Roman" w:cs="Times New Roman"/>
          <w:i/>
          <w:sz w:val="24"/>
          <w:szCs w:val="24"/>
          <w:lang w:val="sr-Latn-BA"/>
        </w:rPr>
        <w:t>Ionic</w:t>
      </w:r>
      <w:r>
        <w:rPr>
          <w:rFonts w:ascii="Times New Roman" w:hAnsi="Times New Roman" w:cs="Times New Roman"/>
          <w:sz w:val="24"/>
          <w:szCs w:val="24"/>
          <w:lang w:val="sr-Latn-BA"/>
        </w:rPr>
        <w:t xml:space="preserve"> </w:t>
      </w:r>
      <w:r w:rsidR="00071F3F">
        <w:rPr>
          <w:rFonts w:ascii="Times New Roman" w:hAnsi="Times New Roman" w:cs="Times New Roman"/>
          <w:sz w:val="24"/>
          <w:szCs w:val="24"/>
          <w:lang w:val="sr-Latn-BA"/>
        </w:rPr>
        <w:t xml:space="preserve">pored navedenih </w:t>
      </w:r>
      <w:r>
        <w:rPr>
          <w:rFonts w:ascii="Times New Roman" w:hAnsi="Times New Roman" w:cs="Times New Roman"/>
          <w:sz w:val="24"/>
          <w:szCs w:val="24"/>
          <w:lang w:val="sr-Latn-BA"/>
        </w:rPr>
        <w:t xml:space="preserve">ima brojne komponente pomoću kojih se mogu kreirati moderne aplikacije koje će imati isti izgled i funkcionalnosti i na mobilnim i na </w:t>
      </w:r>
      <w:r w:rsidRPr="00B81C4C">
        <w:rPr>
          <w:rFonts w:ascii="Times New Roman" w:hAnsi="Times New Roman" w:cs="Times New Roman"/>
          <w:i/>
          <w:sz w:val="24"/>
          <w:szCs w:val="24"/>
          <w:lang w:val="sr-Latn-BA"/>
        </w:rPr>
        <w:t>desktop</w:t>
      </w:r>
      <w:r>
        <w:rPr>
          <w:rFonts w:ascii="Times New Roman" w:hAnsi="Times New Roman" w:cs="Times New Roman"/>
          <w:sz w:val="24"/>
          <w:szCs w:val="24"/>
          <w:lang w:val="sr-Latn-BA"/>
        </w:rPr>
        <w:t xml:space="preserve"> platformama. </w:t>
      </w: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Default="00414B3B" w:rsidP="007410F9">
      <w:pPr>
        <w:spacing w:after="0" w:line="240" w:lineRule="auto"/>
        <w:ind w:firstLine="720"/>
        <w:jc w:val="both"/>
        <w:rPr>
          <w:rFonts w:ascii="Times New Roman" w:hAnsi="Times New Roman" w:cs="Times New Roman"/>
          <w:sz w:val="24"/>
          <w:szCs w:val="24"/>
          <w:lang w:val="sr-Latn-BA"/>
        </w:rPr>
      </w:pPr>
    </w:p>
    <w:p w:rsidR="00414B3B" w:rsidRPr="003C16B5" w:rsidRDefault="00414B3B" w:rsidP="007410F9">
      <w:pPr>
        <w:spacing w:after="0" w:line="240" w:lineRule="auto"/>
        <w:ind w:firstLine="720"/>
        <w:jc w:val="both"/>
        <w:rPr>
          <w:rFonts w:ascii="Times New Roman" w:hAnsi="Times New Roman" w:cs="Times New Roman"/>
          <w:sz w:val="24"/>
          <w:szCs w:val="24"/>
          <w:lang w:val="sr-Latn-BA"/>
        </w:rPr>
      </w:pPr>
    </w:p>
    <w:p w:rsidR="00A20D00" w:rsidRPr="001A5336" w:rsidRDefault="00A20D00" w:rsidP="00693F9B">
      <w:pPr>
        <w:pStyle w:val="Heading1"/>
        <w:spacing w:line="240" w:lineRule="auto"/>
        <w:jc w:val="both"/>
        <w:rPr>
          <w:rFonts w:ascii="Times New Roman" w:hAnsi="Times New Roman" w:cs="Times New Roman"/>
          <w:lang w:val="sr-Latn-BA"/>
        </w:rPr>
      </w:pPr>
      <w:bookmarkStart w:id="27" w:name="_Toc9960922"/>
      <w:r w:rsidRPr="001A5336">
        <w:rPr>
          <w:rFonts w:ascii="Times New Roman" w:hAnsi="Times New Roman" w:cs="Times New Roman"/>
          <w:lang w:val="sr-Latn-BA"/>
        </w:rPr>
        <w:lastRenderedPageBreak/>
        <w:t>OPIS IMPLEMENTACIJE APLIKACIJE ZA NARUČIVANJE HRANE</w:t>
      </w:r>
      <w:bookmarkEnd w:id="27"/>
    </w:p>
    <w:p w:rsidR="00A20D00" w:rsidRDefault="00A20D0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Default="00A20D0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U praktičnom dijelu ovog diplomskog rada implementira</w:t>
      </w:r>
      <w:r w:rsidR="003615D0">
        <w:rPr>
          <w:rFonts w:ascii="Times New Roman" w:hAnsi="Times New Roman" w:cs="Times New Roman"/>
          <w:sz w:val="24"/>
          <w:szCs w:val="24"/>
          <w:lang w:val="sr-Latn-BA"/>
        </w:rPr>
        <w:t>ne</w:t>
      </w:r>
      <w:r>
        <w:rPr>
          <w:rFonts w:ascii="Times New Roman" w:hAnsi="Times New Roman" w:cs="Times New Roman"/>
          <w:sz w:val="24"/>
          <w:szCs w:val="24"/>
          <w:lang w:val="sr-Latn-BA"/>
        </w:rPr>
        <w:t xml:space="preserve"> </w:t>
      </w:r>
      <w:r w:rsidR="003615D0">
        <w:rPr>
          <w:rFonts w:ascii="Times New Roman" w:hAnsi="Times New Roman" w:cs="Times New Roman"/>
          <w:sz w:val="24"/>
          <w:szCs w:val="24"/>
          <w:lang w:val="sr-Latn-BA"/>
        </w:rPr>
        <w:t>su</w:t>
      </w:r>
      <w:r>
        <w:rPr>
          <w:rFonts w:ascii="Times New Roman" w:hAnsi="Times New Roman" w:cs="Times New Roman"/>
          <w:sz w:val="24"/>
          <w:szCs w:val="24"/>
          <w:lang w:val="sr-Latn-BA"/>
        </w:rPr>
        <w:t xml:space="preserve"> </w:t>
      </w:r>
      <w:r w:rsidR="003615D0" w:rsidRPr="003615D0">
        <w:rPr>
          <w:rFonts w:ascii="Times New Roman" w:hAnsi="Times New Roman" w:cs="Times New Roman"/>
          <w:i/>
          <w:sz w:val="24"/>
          <w:szCs w:val="24"/>
          <w:lang w:val="sr-Latn-BA"/>
        </w:rPr>
        <w:t>web</w:t>
      </w:r>
      <w:r w:rsidR="003615D0">
        <w:rPr>
          <w:rFonts w:ascii="Times New Roman" w:hAnsi="Times New Roman" w:cs="Times New Roman"/>
          <w:sz w:val="24"/>
          <w:szCs w:val="24"/>
          <w:lang w:val="sr-Latn-BA"/>
        </w:rPr>
        <w:t xml:space="preserve"> i mobilna aplikacije</w:t>
      </w:r>
      <w:r>
        <w:rPr>
          <w:rFonts w:ascii="Times New Roman" w:hAnsi="Times New Roman" w:cs="Times New Roman"/>
          <w:sz w:val="24"/>
          <w:szCs w:val="24"/>
          <w:lang w:val="sr-Latn-BA"/>
        </w:rPr>
        <w:t xml:space="preserve"> </w:t>
      </w:r>
      <w:r w:rsidR="003615D0">
        <w:rPr>
          <w:rFonts w:ascii="Times New Roman" w:hAnsi="Times New Roman" w:cs="Times New Roman"/>
          <w:sz w:val="24"/>
          <w:szCs w:val="24"/>
          <w:lang w:val="sr-Latn-BA"/>
        </w:rPr>
        <w:t>za naručivanje hrane. Aplikacije su realizovane</w:t>
      </w:r>
      <w:r>
        <w:rPr>
          <w:rFonts w:ascii="Times New Roman" w:hAnsi="Times New Roman" w:cs="Times New Roman"/>
          <w:sz w:val="24"/>
          <w:szCs w:val="24"/>
          <w:lang w:val="sr-Latn-BA"/>
        </w:rPr>
        <w:t xml:space="preserve"> korišćenjem tehnologija koje su opisane u prethodnim poglavljima.</w:t>
      </w:r>
      <w:r w:rsidR="003615D0">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 xml:space="preserve">Klijentski dio </w:t>
      </w:r>
      <w:r w:rsidR="003615D0" w:rsidRPr="003615D0">
        <w:rPr>
          <w:rFonts w:ascii="Times New Roman" w:hAnsi="Times New Roman" w:cs="Times New Roman"/>
          <w:i/>
          <w:sz w:val="24"/>
          <w:szCs w:val="24"/>
          <w:lang w:val="sr-Latn-BA"/>
        </w:rPr>
        <w:t>web</w:t>
      </w:r>
      <w:r w:rsidR="003615D0">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aplikacije je realizovan pomoću Angular-a,</w:t>
      </w:r>
      <w:r w:rsidR="003615D0">
        <w:rPr>
          <w:rFonts w:ascii="Times New Roman" w:hAnsi="Times New Roman" w:cs="Times New Roman"/>
          <w:sz w:val="24"/>
          <w:szCs w:val="24"/>
          <w:lang w:val="sr-Latn-BA"/>
        </w:rPr>
        <w:t xml:space="preserve"> a mobilne pomoću Ionic-a.</w:t>
      </w:r>
      <w:r>
        <w:rPr>
          <w:rFonts w:ascii="Times New Roman" w:hAnsi="Times New Roman" w:cs="Times New Roman"/>
          <w:sz w:val="24"/>
          <w:szCs w:val="24"/>
          <w:lang w:val="sr-Latn-BA"/>
        </w:rPr>
        <w:t xml:space="preserve"> </w:t>
      </w:r>
      <w:r w:rsidR="003615D0">
        <w:rPr>
          <w:rFonts w:ascii="Times New Roman" w:hAnsi="Times New Roman" w:cs="Times New Roman"/>
          <w:sz w:val="24"/>
          <w:szCs w:val="24"/>
          <w:lang w:val="sr-Latn-BA"/>
        </w:rPr>
        <w:t>S</w:t>
      </w:r>
      <w:r>
        <w:rPr>
          <w:rFonts w:ascii="Times New Roman" w:hAnsi="Times New Roman" w:cs="Times New Roman"/>
          <w:sz w:val="24"/>
          <w:szCs w:val="24"/>
          <w:lang w:val="sr-Latn-BA"/>
        </w:rPr>
        <w:t xml:space="preserve">erverski </w:t>
      </w:r>
      <w:r w:rsidR="003615D0">
        <w:rPr>
          <w:rFonts w:ascii="Times New Roman" w:hAnsi="Times New Roman" w:cs="Times New Roman"/>
          <w:sz w:val="24"/>
          <w:szCs w:val="24"/>
          <w:lang w:val="sr-Latn-BA"/>
        </w:rPr>
        <w:t xml:space="preserve">dio aplikacije realizovan je </w:t>
      </w:r>
      <w:r>
        <w:rPr>
          <w:rFonts w:ascii="Times New Roman" w:hAnsi="Times New Roman" w:cs="Times New Roman"/>
          <w:sz w:val="24"/>
          <w:szCs w:val="24"/>
          <w:lang w:val="sr-Latn-BA"/>
        </w:rPr>
        <w:t xml:space="preserve">korištenjem Node.js platforme. </w:t>
      </w:r>
    </w:p>
    <w:p w:rsidR="00693F9B" w:rsidRDefault="00693F9B" w:rsidP="00693F9B">
      <w:pPr>
        <w:spacing w:after="0" w:line="240" w:lineRule="auto"/>
        <w:jc w:val="both"/>
        <w:rPr>
          <w:rFonts w:ascii="Times New Roman" w:hAnsi="Times New Roman" w:cs="Times New Roman"/>
          <w:sz w:val="24"/>
          <w:szCs w:val="24"/>
          <w:lang w:val="sr-Latn-BA"/>
        </w:rPr>
      </w:pPr>
    </w:p>
    <w:p w:rsidR="00A20D00" w:rsidRDefault="003615D0" w:rsidP="00693F9B">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Korisnici aplikacija</w:t>
      </w:r>
      <w:r w:rsidR="00A20D00">
        <w:rPr>
          <w:rFonts w:ascii="Times New Roman" w:hAnsi="Times New Roman" w:cs="Times New Roman"/>
          <w:sz w:val="24"/>
          <w:szCs w:val="24"/>
          <w:lang w:val="sr-Latn-BA"/>
        </w:rPr>
        <w:t xml:space="preserve"> imaju mogućnost da pregledaju i naruče ponude iz različitih restorana. Nakon što se prijave na sistem, korisnici mogu pregledati njihove prethodne narudžbe ili kreirati novu</w:t>
      </w:r>
      <w:r w:rsidR="00972DDF">
        <w:rPr>
          <w:rFonts w:ascii="Times New Roman" w:hAnsi="Times New Roman" w:cs="Times New Roman"/>
          <w:sz w:val="24"/>
          <w:szCs w:val="24"/>
          <w:lang w:val="sr-Latn-BA"/>
        </w:rPr>
        <w:t>,</w:t>
      </w:r>
      <w:r w:rsidR="00A20D00">
        <w:rPr>
          <w:rFonts w:ascii="Times New Roman" w:hAnsi="Times New Roman" w:cs="Times New Roman"/>
          <w:sz w:val="24"/>
          <w:szCs w:val="24"/>
          <w:lang w:val="sr-Latn-BA"/>
        </w:rPr>
        <w:t xml:space="preserve"> </w:t>
      </w:r>
      <w:r w:rsidR="00C56517">
        <w:rPr>
          <w:rFonts w:ascii="Times New Roman" w:hAnsi="Times New Roman" w:cs="Times New Roman"/>
          <w:sz w:val="24"/>
          <w:szCs w:val="24"/>
          <w:lang w:val="sr-Latn-BA"/>
        </w:rPr>
        <w:t>I</w:t>
      </w:r>
      <w:r w:rsidR="00A20D00">
        <w:rPr>
          <w:rFonts w:ascii="Times New Roman" w:hAnsi="Times New Roman" w:cs="Times New Roman"/>
          <w:sz w:val="24"/>
          <w:szCs w:val="24"/>
          <w:lang w:val="sr-Latn-BA"/>
        </w:rPr>
        <w:t>zborom ponuda koje</w:t>
      </w:r>
      <w:r w:rsidR="00972DDF">
        <w:rPr>
          <w:rFonts w:ascii="Times New Roman" w:hAnsi="Times New Roman" w:cs="Times New Roman"/>
          <w:sz w:val="24"/>
          <w:szCs w:val="24"/>
          <w:lang w:val="sr-Latn-BA"/>
        </w:rPr>
        <w:t xml:space="preserve"> se</w:t>
      </w:r>
      <w:r w:rsidR="00A20D00">
        <w:rPr>
          <w:rFonts w:ascii="Times New Roman" w:hAnsi="Times New Roman" w:cs="Times New Roman"/>
          <w:sz w:val="24"/>
          <w:szCs w:val="24"/>
          <w:lang w:val="sr-Latn-BA"/>
        </w:rPr>
        <w:t xml:space="preserve"> „dodaju u korpu“ i poručuju unošenjem adrese na koju žele da im narudžba stigne. U ovom poglavlju su detaljno opisani i serverski i klijentski dio aplikacije. </w:t>
      </w:r>
    </w:p>
    <w:p w:rsidR="00693F9B" w:rsidRDefault="00693F9B" w:rsidP="00693F9B">
      <w:pPr>
        <w:spacing w:after="0" w:line="240" w:lineRule="auto"/>
        <w:ind w:firstLine="720"/>
        <w:jc w:val="both"/>
        <w:rPr>
          <w:rFonts w:ascii="Times New Roman" w:hAnsi="Times New Roman" w:cs="Times New Roman"/>
          <w:sz w:val="24"/>
          <w:szCs w:val="24"/>
          <w:lang w:val="sr-Latn-BA"/>
        </w:rPr>
      </w:pPr>
    </w:p>
    <w:p w:rsidR="00A20D00" w:rsidRDefault="00A20D0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Pored opisa implementacije aplikacije, izvršena je analiza performansi i skalabilnosti aplikacije čiji rezultati su u nastavku ovog dijela rada.</w:t>
      </w:r>
    </w:p>
    <w:p w:rsidR="00693F9B" w:rsidRDefault="00693F9B" w:rsidP="00693F9B">
      <w:pPr>
        <w:spacing w:after="0" w:line="240" w:lineRule="auto"/>
        <w:jc w:val="both"/>
        <w:rPr>
          <w:rFonts w:ascii="Times New Roman" w:hAnsi="Times New Roman" w:cs="Times New Roman"/>
          <w:sz w:val="24"/>
          <w:szCs w:val="24"/>
          <w:lang w:val="sr-Latn-BA"/>
        </w:rPr>
      </w:pPr>
    </w:p>
    <w:p w:rsidR="003615D0" w:rsidRDefault="003615D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Arhitektura sistema je klijent-server bazirana. Serverski dio aplikacije baziran je na </w:t>
      </w:r>
      <w:r w:rsidRPr="00216687">
        <w:rPr>
          <w:rFonts w:ascii="Times New Roman" w:hAnsi="Times New Roman" w:cs="Times New Roman"/>
          <w:i/>
          <w:sz w:val="24"/>
          <w:szCs w:val="24"/>
          <w:lang w:val="sr-Latn-BA"/>
        </w:rPr>
        <w:t>RESTful</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(eng. </w:t>
      </w:r>
      <w:r w:rsidRPr="00216687">
        <w:rPr>
          <w:rFonts w:ascii="Times New Roman" w:hAnsi="Times New Roman" w:cs="Times New Roman"/>
          <w:i/>
          <w:sz w:val="24"/>
          <w:szCs w:val="24"/>
          <w:lang w:val="sr-Latn-BA"/>
        </w:rPr>
        <w:t>REST</w:t>
      </w:r>
      <w:r>
        <w:rPr>
          <w:rFonts w:ascii="Times New Roman" w:hAnsi="Times New Roman" w:cs="Times New Roman"/>
          <w:sz w:val="24"/>
          <w:szCs w:val="24"/>
          <w:lang w:val="sr-Latn-BA"/>
        </w:rPr>
        <w:t xml:space="preserve"> – </w:t>
      </w:r>
      <w:r w:rsidRPr="00216687">
        <w:rPr>
          <w:rFonts w:ascii="Times New Roman" w:hAnsi="Times New Roman" w:cs="Times New Roman"/>
          <w:i/>
          <w:sz w:val="24"/>
          <w:szCs w:val="24"/>
          <w:lang w:val="sr-Latn-BA"/>
        </w:rPr>
        <w:t>Representational State Transfer</w:t>
      </w:r>
      <w:r>
        <w:rPr>
          <w:rFonts w:ascii="Times New Roman" w:hAnsi="Times New Roman" w:cs="Times New Roman"/>
          <w:sz w:val="24"/>
          <w:szCs w:val="24"/>
          <w:lang w:val="sr-Latn-BA"/>
        </w:rPr>
        <w:t xml:space="preserve">) arhitekturi kojom se obezbjeđuje jednostavan pristup resursima i njihovoj modifikaciji od strane </w:t>
      </w:r>
      <w:r w:rsidRPr="00216687">
        <w:rPr>
          <w:rFonts w:ascii="Times New Roman" w:hAnsi="Times New Roman" w:cs="Times New Roman"/>
          <w:i/>
          <w:sz w:val="24"/>
          <w:szCs w:val="24"/>
          <w:lang w:val="sr-Latn-BA"/>
        </w:rPr>
        <w:t>REST</w:t>
      </w:r>
      <w:r>
        <w:rPr>
          <w:rFonts w:ascii="Times New Roman" w:hAnsi="Times New Roman" w:cs="Times New Roman"/>
          <w:sz w:val="24"/>
          <w:szCs w:val="24"/>
          <w:lang w:val="sr-Latn-BA"/>
        </w:rPr>
        <w:t xml:space="preserve"> klijenata. Serversk</w:t>
      </w:r>
      <w:r w:rsidR="00661A58">
        <w:rPr>
          <w:rFonts w:ascii="Times New Roman" w:hAnsi="Times New Roman" w:cs="Times New Roman"/>
          <w:sz w:val="24"/>
          <w:szCs w:val="24"/>
          <w:lang w:val="sr-Latn-BA"/>
        </w:rPr>
        <w:t>a aplikacija podatke dobavlja iz baz</w:t>
      </w:r>
      <w:r>
        <w:rPr>
          <w:rFonts w:ascii="Times New Roman" w:hAnsi="Times New Roman" w:cs="Times New Roman"/>
          <w:sz w:val="24"/>
          <w:szCs w:val="24"/>
          <w:lang w:val="sr-Latn-BA"/>
        </w:rPr>
        <w:t xml:space="preserve">e podataka koja je kreirana na </w:t>
      </w:r>
      <w:r w:rsidRPr="00DF0390">
        <w:rPr>
          <w:rFonts w:ascii="Times New Roman" w:hAnsi="Times New Roman" w:cs="Times New Roman"/>
          <w:sz w:val="24"/>
          <w:szCs w:val="24"/>
          <w:lang w:val="sr-Latn-BA"/>
        </w:rPr>
        <w:t>MySQL</w:t>
      </w:r>
      <w:r>
        <w:rPr>
          <w:rFonts w:ascii="Times New Roman" w:hAnsi="Times New Roman" w:cs="Times New Roman"/>
          <w:sz w:val="24"/>
          <w:szCs w:val="24"/>
          <w:lang w:val="sr-Latn-BA"/>
        </w:rPr>
        <w:t xml:space="preserve"> serveru. Klijentski dio </w:t>
      </w:r>
      <w:r>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aplikacije dostupan je putem </w:t>
      </w:r>
      <w:r>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čitača, a mobilna aplikacija je dostupna na svim </w:t>
      </w:r>
      <w:r w:rsidR="00B63637">
        <w:rPr>
          <w:rFonts w:ascii="Times New Roman" w:hAnsi="Times New Roman" w:cs="Times New Roman"/>
          <w:sz w:val="24"/>
          <w:szCs w:val="24"/>
          <w:lang w:val="sr-Latn-BA"/>
        </w:rPr>
        <w:t xml:space="preserve">mobilnim </w:t>
      </w:r>
      <w:r>
        <w:rPr>
          <w:rFonts w:ascii="Times New Roman" w:hAnsi="Times New Roman" w:cs="Times New Roman"/>
          <w:sz w:val="24"/>
          <w:szCs w:val="24"/>
          <w:lang w:val="sr-Latn-BA"/>
        </w:rPr>
        <w:t>platformama. Na Slici</w:t>
      </w:r>
      <w:r w:rsidR="00E44F99">
        <w:rPr>
          <w:rFonts w:ascii="Times New Roman" w:hAnsi="Times New Roman" w:cs="Times New Roman"/>
          <w:sz w:val="24"/>
          <w:szCs w:val="24"/>
          <w:lang w:val="sr-Latn-BA"/>
        </w:rPr>
        <w:t xml:space="preserve"> 9.1</w:t>
      </w:r>
      <w:r>
        <w:rPr>
          <w:rFonts w:ascii="Times New Roman" w:hAnsi="Times New Roman" w:cs="Times New Roman"/>
          <w:sz w:val="24"/>
          <w:szCs w:val="24"/>
          <w:lang w:val="sr-Latn-BA"/>
        </w:rPr>
        <w:t xml:space="preserve"> je prikazana arhitektura sistema.</w:t>
      </w:r>
    </w:p>
    <w:p w:rsidR="003615D0" w:rsidRDefault="003615D0" w:rsidP="00693F9B">
      <w:pPr>
        <w:spacing w:after="0" w:line="240" w:lineRule="auto"/>
        <w:jc w:val="both"/>
        <w:rPr>
          <w:rFonts w:ascii="Times New Roman" w:hAnsi="Times New Roman" w:cs="Times New Roman"/>
          <w:sz w:val="24"/>
          <w:szCs w:val="24"/>
          <w:lang w:val="sr-Latn-BA"/>
        </w:rPr>
      </w:pPr>
    </w:p>
    <w:p w:rsidR="005011A9" w:rsidRDefault="00584A4A" w:rsidP="005011A9">
      <w:pPr>
        <w:keepNext/>
        <w:jc w:val="both"/>
      </w:pPr>
      <w:r>
        <w:rPr>
          <w:noProof/>
        </w:rPr>
        <w:drawing>
          <wp:inline distT="0" distB="0" distL="0" distR="0">
            <wp:extent cx="5733415" cy="194945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949450"/>
                    </a:xfrm>
                    <a:prstGeom prst="rect">
                      <a:avLst/>
                    </a:prstGeom>
                  </pic:spPr>
                </pic:pic>
              </a:graphicData>
            </a:graphic>
          </wp:inline>
        </w:drawing>
      </w:r>
    </w:p>
    <w:p w:rsidR="003615D0" w:rsidRPr="00475329" w:rsidRDefault="00475329" w:rsidP="005011A9">
      <w:pPr>
        <w:pStyle w:val="Caption"/>
        <w:jc w:val="center"/>
        <w:rPr>
          <w:rFonts w:ascii="Times New Roman" w:hAnsi="Times New Roman" w:cs="Times New Roman"/>
          <w:i/>
          <w:sz w:val="24"/>
          <w:szCs w:val="24"/>
          <w:lang w:val="sr-Latn-BA"/>
        </w:rPr>
      </w:pPr>
      <w:r>
        <w:rPr>
          <w:rFonts w:ascii="Times New Roman" w:hAnsi="Times New Roman" w:cs="Times New Roman"/>
          <w:i/>
        </w:rPr>
        <w:t xml:space="preserve">Slika 9.1 – </w:t>
      </w:r>
      <w:r w:rsidRPr="00475329">
        <w:rPr>
          <w:rFonts w:ascii="Times New Roman" w:hAnsi="Times New Roman" w:cs="Times New Roman"/>
          <w:i/>
        </w:rPr>
        <w:t>Arhitektura</w:t>
      </w:r>
      <w:r>
        <w:rPr>
          <w:rFonts w:ascii="Times New Roman" w:hAnsi="Times New Roman" w:cs="Times New Roman"/>
          <w:i/>
        </w:rPr>
        <w:t xml:space="preserve"> sistema</w:t>
      </w:r>
    </w:p>
    <w:p w:rsidR="003615D0" w:rsidRDefault="003615D0" w:rsidP="00A20D00">
      <w:pPr>
        <w:jc w:val="both"/>
        <w:rPr>
          <w:rFonts w:ascii="Times New Roman" w:hAnsi="Times New Roman" w:cs="Times New Roman"/>
          <w:sz w:val="24"/>
          <w:szCs w:val="24"/>
          <w:lang w:val="sr-Latn-BA"/>
        </w:rPr>
      </w:pPr>
    </w:p>
    <w:p w:rsidR="003615D0" w:rsidRDefault="003615D0" w:rsidP="00A20D00">
      <w:pPr>
        <w:jc w:val="both"/>
        <w:rPr>
          <w:rFonts w:ascii="Times New Roman" w:hAnsi="Times New Roman" w:cs="Times New Roman"/>
          <w:sz w:val="24"/>
          <w:szCs w:val="24"/>
          <w:lang w:val="sr-Latn-BA"/>
        </w:rPr>
      </w:pPr>
    </w:p>
    <w:p w:rsidR="003615D0" w:rsidRPr="003615D0" w:rsidRDefault="003615D0" w:rsidP="00A20D00">
      <w:pPr>
        <w:jc w:val="both"/>
        <w:rPr>
          <w:rFonts w:ascii="Times New Roman" w:hAnsi="Times New Roman" w:cs="Times New Roman"/>
          <w:sz w:val="24"/>
          <w:szCs w:val="24"/>
          <w:lang w:val="sr-Latn-BA"/>
        </w:rPr>
      </w:pPr>
    </w:p>
    <w:p w:rsidR="003615D0" w:rsidRDefault="003615D0" w:rsidP="00A20D00">
      <w:pPr>
        <w:jc w:val="both"/>
        <w:rPr>
          <w:rFonts w:ascii="Times New Roman" w:hAnsi="Times New Roman" w:cs="Times New Roman"/>
          <w:sz w:val="24"/>
          <w:szCs w:val="24"/>
          <w:lang w:val="sr-Latn-BA"/>
        </w:rPr>
      </w:pPr>
    </w:p>
    <w:p w:rsidR="00693F9B" w:rsidRDefault="00693F9B" w:rsidP="00A20D00">
      <w:pPr>
        <w:jc w:val="both"/>
        <w:rPr>
          <w:rFonts w:ascii="Times New Roman" w:hAnsi="Times New Roman" w:cs="Times New Roman"/>
          <w:sz w:val="24"/>
          <w:szCs w:val="24"/>
          <w:lang w:val="sr-Latn-BA"/>
        </w:rPr>
      </w:pPr>
    </w:p>
    <w:p w:rsidR="00693F9B" w:rsidRDefault="00693F9B" w:rsidP="00A20D00">
      <w:pPr>
        <w:jc w:val="both"/>
        <w:rPr>
          <w:rFonts w:ascii="Times New Roman" w:hAnsi="Times New Roman" w:cs="Times New Roman"/>
          <w:sz w:val="24"/>
          <w:szCs w:val="24"/>
          <w:lang w:val="sr-Latn-BA"/>
        </w:rPr>
      </w:pPr>
    </w:p>
    <w:p w:rsidR="00693F9B" w:rsidRDefault="00693F9B" w:rsidP="00A20D00">
      <w:pPr>
        <w:jc w:val="both"/>
        <w:rPr>
          <w:rFonts w:ascii="Times New Roman" w:hAnsi="Times New Roman" w:cs="Times New Roman"/>
          <w:sz w:val="24"/>
          <w:szCs w:val="24"/>
          <w:lang w:val="sr-Latn-BA"/>
        </w:rPr>
      </w:pPr>
    </w:p>
    <w:p w:rsidR="00A20D00" w:rsidRPr="001A5336" w:rsidRDefault="00A20D00" w:rsidP="00693F9B">
      <w:pPr>
        <w:pStyle w:val="Heading2"/>
        <w:spacing w:line="240" w:lineRule="auto"/>
        <w:jc w:val="both"/>
        <w:rPr>
          <w:rFonts w:ascii="Times New Roman" w:hAnsi="Times New Roman" w:cs="Times New Roman"/>
          <w:lang w:val="sr-Latn-BA"/>
        </w:rPr>
      </w:pPr>
      <w:bookmarkStart w:id="28" w:name="_Toc9960923"/>
      <w:r w:rsidRPr="001A5336">
        <w:rPr>
          <w:rFonts w:ascii="Times New Roman" w:hAnsi="Times New Roman" w:cs="Times New Roman"/>
          <w:lang w:val="sr-Latn-BA"/>
        </w:rPr>
        <w:lastRenderedPageBreak/>
        <w:t>Serverski dio aplikacije</w:t>
      </w:r>
      <w:bookmarkEnd w:id="28"/>
    </w:p>
    <w:p w:rsidR="00A20D00" w:rsidRPr="009C00F5" w:rsidRDefault="00A20D00" w:rsidP="00693F9B">
      <w:pPr>
        <w:spacing w:after="0" w:line="240" w:lineRule="auto"/>
        <w:jc w:val="both"/>
        <w:rPr>
          <w:lang w:val="sr-Latn-BA"/>
        </w:rPr>
      </w:pPr>
    </w:p>
    <w:p w:rsidR="000C587F" w:rsidRDefault="00A20D0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Serverska strana je realizovana pomoću Node.js-a i Express.js </w:t>
      </w:r>
      <w:r w:rsidR="004C7FFC" w:rsidRPr="004C7FFC">
        <w:rPr>
          <w:rFonts w:ascii="Times New Roman" w:hAnsi="Times New Roman" w:cs="Times New Roman"/>
          <w:i/>
          <w:sz w:val="24"/>
          <w:szCs w:val="24"/>
          <w:lang w:val="sr-Latn-BA"/>
        </w:rPr>
        <w:t>framework</w:t>
      </w:r>
      <w:r w:rsidR="004C7FFC">
        <w:rPr>
          <w:rFonts w:ascii="Times New Roman" w:hAnsi="Times New Roman" w:cs="Times New Roman"/>
          <w:sz w:val="24"/>
          <w:szCs w:val="24"/>
          <w:lang w:val="sr-Latn-BA"/>
        </w:rPr>
        <w:t xml:space="preserve">-a </w:t>
      </w:r>
      <w:r w:rsidRPr="004C7FFC">
        <w:rPr>
          <w:rFonts w:ascii="Times New Roman" w:hAnsi="Times New Roman" w:cs="Times New Roman"/>
          <w:sz w:val="24"/>
          <w:szCs w:val="24"/>
          <w:lang w:val="sr-Latn-BA"/>
        </w:rPr>
        <w:t>za</w:t>
      </w:r>
      <w:r>
        <w:rPr>
          <w:rFonts w:ascii="Times New Roman" w:hAnsi="Times New Roman" w:cs="Times New Roman"/>
          <w:sz w:val="24"/>
          <w:szCs w:val="24"/>
          <w:lang w:val="sr-Latn-BA"/>
        </w:rPr>
        <w:t xml:space="preserve"> Node.js. </w:t>
      </w:r>
      <w:r w:rsidR="003615D0">
        <w:rPr>
          <w:rFonts w:ascii="Times New Roman" w:hAnsi="Times New Roman" w:cs="Times New Roman"/>
          <w:sz w:val="24"/>
          <w:szCs w:val="24"/>
          <w:lang w:val="sr-Latn-BA"/>
        </w:rPr>
        <w:t xml:space="preserve">Kao što je rečeno, server je realizovan kao </w:t>
      </w:r>
      <w:r w:rsidR="003615D0" w:rsidRPr="00216687">
        <w:rPr>
          <w:rFonts w:ascii="Times New Roman" w:hAnsi="Times New Roman" w:cs="Times New Roman"/>
          <w:i/>
          <w:sz w:val="24"/>
          <w:szCs w:val="24"/>
          <w:lang w:val="sr-Latn-BA"/>
        </w:rPr>
        <w:t>RESTful</w:t>
      </w:r>
      <w:r w:rsidR="003615D0">
        <w:rPr>
          <w:rFonts w:ascii="Times New Roman" w:hAnsi="Times New Roman" w:cs="Times New Roman"/>
          <w:sz w:val="24"/>
          <w:szCs w:val="24"/>
          <w:lang w:val="sr-Latn-BA"/>
        </w:rPr>
        <w:t xml:space="preserve"> </w:t>
      </w:r>
      <w:r w:rsidR="003615D0">
        <w:rPr>
          <w:rFonts w:ascii="Times New Roman" w:hAnsi="Times New Roman" w:cs="Times New Roman"/>
          <w:i/>
          <w:sz w:val="24"/>
          <w:szCs w:val="24"/>
          <w:lang w:val="sr-Latn-BA"/>
        </w:rPr>
        <w:t>web</w:t>
      </w:r>
      <w:r w:rsidR="003615D0">
        <w:rPr>
          <w:rFonts w:ascii="Times New Roman" w:hAnsi="Times New Roman" w:cs="Times New Roman"/>
          <w:sz w:val="24"/>
          <w:szCs w:val="24"/>
          <w:lang w:val="sr-Latn-BA"/>
        </w:rPr>
        <w:t xml:space="preserve"> servis i s</w:t>
      </w:r>
      <w:r>
        <w:rPr>
          <w:rFonts w:ascii="Times New Roman" w:hAnsi="Times New Roman" w:cs="Times New Roman"/>
          <w:sz w:val="24"/>
          <w:szCs w:val="24"/>
          <w:lang w:val="sr-Latn-BA"/>
        </w:rPr>
        <w:t xml:space="preserve">va komunikacija se obavlja putem </w:t>
      </w:r>
      <w:r w:rsidRPr="00216687">
        <w:rPr>
          <w:rFonts w:ascii="Times New Roman" w:hAnsi="Times New Roman" w:cs="Times New Roman"/>
          <w:i/>
          <w:sz w:val="24"/>
          <w:szCs w:val="24"/>
          <w:lang w:val="sr-Latn-BA"/>
        </w:rPr>
        <w:t>HTTPS</w:t>
      </w:r>
      <w:r>
        <w:rPr>
          <w:rFonts w:ascii="Times New Roman" w:hAnsi="Times New Roman" w:cs="Times New Roman"/>
          <w:sz w:val="24"/>
          <w:szCs w:val="24"/>
          <w:lang w:val="sr-Latn-BA"/>
        </w:rPr>
        <w:t xml:space="preserve"> (eng. </w:t>
      </w:r>
      <w:r w:rsidRPr="00FC72CF">
        <w:rPr>
          <w:rFonts w:ascii="Times New Roman" w:hAnsi="Times New Roman" w:cs="Times New Roman"/>
          <w:i/>
          <w:sz w:val="24"/>
          <w:szCs w:val="24"/>
          <w:lang w:val="sr-Latn-BA"/>
        </w:rPr>
        <w:t>Hypertext Transfer Protocol Secure</w:t>
      </w:r>
      <w:r>
        <w:rPr>
          <w:rFonts w:ascii="Times New Roman" w:hAnsi="Times New Roman" w:cs="Times New Roman"/>
          <w:sz w:val="24"/>
          <w:szCs w:val="24"/>
          <w:lang w:val="sr-Latn-BA"/>
        </w:rPr>
        <w:t xml:space="preserve">) protokola. Na osnovu zahtjeva koji mogu biti GET, POST, PUT i DELETE, i na osnovu URI-ja (eng. </w:t>
      </w:r>
      <w:r w:rsidRPr="00392449">
        <w:rPr>
          <w:rFonts w:ascii="Times New Roman" w:hAnsi="Times New Roman" w:cs="Times New Roman"/>
          <w:bCs/>
          <w:i/>
          <w:color w:val="222222"/>
          <w:sz w:val="24"/>
          <w:szCs w:val="24"/>
          <w:shd w:val="clear" w:color="auto" w:fill="FFFFFF"/>
        </w:rPr>
        <w:t>Uniform Resource Identifier</w:t>
      </w:r>
      <w:r>
        <w:rPr>
          <w:rFonts w:ascii="Times New Roman" w:hAnsi="Times New Roman" w:cs="Times New Roman"/>
          <w:sz w:val="24"/>
          <w:szCs w:val="24"/>
          <w:lang w:val="sr-Latn-BA"/>
        </w:rPr>
        <w:t xml:space="preserve">) kojim se definiše resurs iz zahtjeva, server vrši rutiranje. Rutiranjem se zapravo aktivira odgovarajuća </w:t>
      </w:r>
      <w:r w:rsidRPr="003D3007">
        <w:rPr>
          <w:rFonts w:ascii="Times New Roman" w:hAnsi="Times New Roman" w:cs="Times New Roman"/>
          <w:i/>
          <w:sz w:val="24"/>
          <w:szCs w:val="24"/>
          <w:lang w:val="sr-Latn-BA"/>
        </w:rPr>
        <w:t>callback</w:t>
      </w:r>
      <w:r>
        <w:rPr>
          <w:rFonts w:ascii="Times New Roman" w:hAnsi="Times New Roman" w:cs="Times New Roman"/>
          <w:sz w:val="24"/>
          <w:szCs w:val="24"/>
          <w:lang w:val="sr-Latn-BA"/>
        </w:rPr>
        <w:t xml:space="preserve"> funkcija iz odgovarajućeg modula, što je opisano u poglavlju 5.5. Kada se korisnik prijavi na sistem, server poziva funkciju </w:t>
      </w:r>
      <w:r w:rsidRPr="00381813">
        <w:rPr>
          <w:rFonts w:ascii="Times New Roman" w:hAnsi="Times New Roman" w:cs="Times New Roman"/>
          <w:i/>
          <w:sz w:val="24"/>
          <w:szCs w:val="24"/>
          <w:lang w:val="sr-Latn-BA"/>
        </w:rPr>
        <w:t>login</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koja provjerava da li je korisnik registrovan, i ukoliko je registrovan, kao odgovor klijentu šalje JSON objekat sa kreiranim JWT</w:t>
      </w:r>
      <w:r>
        <w:rPr>
          <w:rStyle w:val="FootnoteReference"/>
          <w:rFonts w:ascii="Times New Roman" w:hAnsi="Times New Roman" w:cs="Times New Roman"/>
          <w:sz w:val="24"/>
          <w:szCs w:val="24"/>
          <w:lang w:val="sr-Latn-BA"/>
        </w:rPr>
        <w:footnoteReference w:id="11"/>
      </w:r>
      <w:r>
        <w:rPr>
          <w:rFonts w:ascii="Times New Roman" w:hAnsi="Times New Roman" w:cs="Times New Roman"/>
          <w:sz w:val="24"/>
          <w:szCs w:val="24"/>
          <w:lang w:val="sr-Latn-BA"/>
        </w:rPr>
        <w:t xml:space="preserve"> (eng. </w:t>
      </w:r>
      <w:r w:rsidRPr="00381813">
        <w:rPr>
          <w:rFonts w:ascii="Times New Roman" w:hAnsi="Times New Roman" w:cs="Times New Roman"/>
          <w:i/>
          <w:sz w:val="24"/>
          <w:szCs w:val="24"/>
          <w:lang w:val="sr-Latn-BA"/>
        </w:rPr>
        <w:t>JSON Web Token</w:t>
      </w:r>
      <w:r>
        <w:rPr>
          <w:rFonts w:ascii="Times New Roman" w:hAnsi="Times New Roman" w:cs="Times New Roman"/>
          <w:sz w:val="24"/>
          <w:szCs w:val="24"/>
          <w:lang w:val="sr-Latn-BA"/>
        </w:rPr>
        <w:t xml:space="preserve">) tokenom za autorizaciju i svim podacima o korisniku. Ukoliko korisnik nije registrovan, server šalje obavještenje o grešci. Nakon uspješne prijave na sistem, kreirani JWT token se čuva na strani klijenta i kasnije šalje kroz </w:t>
      </w:r>
      <w:r w:rsidR="000C587F">
        <w:rPr>
          <w:rFonts w:ascii="Times New Roman" w:hAnsi="Times New Roman" w:cs="Times New Roman"/>
          <w:sz w:val="24"/>
          <w:szCs w:val="24"/>
          <w:lang w:val="sr-Latn-BA"/>
        </w:rPr>
        <w:t>zahtjeve za one URI-je resursa koji zahtjevaju zaštitu.</w:t>
      </w:r>
    </w:p>
    <w:p w:rsidR="00972DDF" w:rsidRDefault="00972DDF" w:rsidP="00693F9B">
      <w:pPr>
        <w:spacing w:after="0" w:line="240" w:lineRule="auto"/>
        <w:jc w:val="both"/>
        <w:rPr>
          <w:rFonts w:ascii="Times New Roman" w:hAnsi="Times New Roman" w:cs="Times New Roman"/>
          <w:sz w:val="24"/>
          <w:szCs w:val="24"/>
          <w:lang w:val="sr-Latn-BA"/>
        </w:rPr>
      </w:pPr>
    </w:p>
    <w:p w:rsidR="00A20D00" w:rsidRDefault="00A20D00" w:rsidP="00693F9B">
      <w:pPr>
        <w:spacing w:after="0" w:line="240" w:lineRule="auto"/>
        <w:ind w:firstLine="720"/>
        <w:jc w:val="both"/>
        <w:rPr>
          <w:rFonts w:ascii="Times New Roman" w:hAnsi="Times New Roman" w:cs="Times New Roman"/>
          <w:sz w:val="24"/>
          <w:szCs w:val="24"/>
          <w:lang w:val="sr-Latn-BA"/>
        </w:rPr>
      </w:pPr>
      <w:r w:rsidRPr="00381813">
        <w:rPr>
          <w:rFonts w:ascii="Times New Roman" w:hAnsi="Times New Roman" w:cs="Times New Roman"/>
          <w:i/>
          <w:sz w:val="24"/>
          <w:szCs w:val="24"/>
          <w:lang w:val="sr-Latn-BA"/>
        </w:rPr>
        <w:t>JSON Web Token</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je standard koji definiše kompaktan i samostalan način za sigurno prenošenje podataka. Token je </w:t>
      </w:r>
      <w:r w:rsidRPr="002239A4">
        <w:rPr>
          <w:rFonts w:ascii="Times New Roman" w:hAnsi="Times New Roman" w:cs="Times New Roman"/>
          <w:i/>
          <w:sz w:val="24"/>
          <w:szCs w:val="24"/>
          <w:lang w:val="sr-Latn-BA"/>
        </w:rPr>
        <w:t>string</w:t>
      </w:r>
      <w:r>
        <w:rPr>
          <w:rFonts w:ascii="Times New Roman" w:hAnsi="Times New Roman" w:cs="Times New Roman"/>
          <w:sz w:val="24"/>
          <w:szCs w:val="24"/>
          <w:lang w:val="sr-Latn-BA"/>
        </w:rPr>
        <w:t xml:space="preserve"> i može biti digitalno potpisan tajnim ključem. Na Slici </w:t>
      </w:r>
      <w:r w:rsidR="00693F9B">
        <w:rPr>
          <w:rFonts w:ascii="Times New Roman" w:hAnsi="Times New Roman" w:cs="Times New Roman"/>
          <w:sz w:val="24"/>
          <w:szCs w:val="24"/>
          <w:lang w:val="sr-Latn-BA"/>
        </w:rPr>
        <w:t>9.2</w:t>
      </w:r>
      <w:r>
        <w:rPr>
          <w:rFonts w:ascii="Times New Roman" w:hAnsi="Times New Roman" w:cs="Times New Roman"/>
          <w:sz w:val="24"/>
          <w:szCs w:val="24"/>
          <w:lang w:val="sr-Latn-BA"/>
        </w:rPr>
        <w:t xml:space="preserve"> je prikazana funkcija </w:t>
      </w:r>
      <w:r w:rsidRPr="00140D95">
        <w:rPr>
          <w:rFonts w:ascii="Times New Roman" w:hAnsi="Times New Roman" w:cs="Times New Roman"/>
          <w:i/>
          <w:sz w:val="24"/>
          <w:szCs w:val="24"/>
          <w:lang w:val="sr-Latn-BA"/>
        </w:rPr>
        <w:t>login</w:t>
      </w:r>
      <w:r>
        <w:rPr>
          <w:rFonts w:ascii="Times New Roman" w:hAnsi="Times New Roman" w:cs="Times New Roman"/>
          <w:sz w:val="24"/>
          <w:szCs w:val="24"/>
          <w:lang w:val="sr-Latn-BA"/>
        </w:rPr>
        <w:t xml:space="preserve"> u kojoj se kreira </w:t>
      </w:r>
      <w:r w:rsidRPr="00140D95">
        <w:rPr>
          <w:rFonts w:ascii="Times New Roman" w:hAnsi="Times New Roman" w:cs="Times New Roman"/>
          <w:i/>
          <w:sz w:val="24"/>
          <w:szCs w:val="24"/>
          <w:lang w:val="sr-Latn-BA"/>
        </w:rPr>
        <w:t>JWT</w:t>
      </w:r>
      <w:r>
        <w:rPr>
          <w:rFonts w:ascii="Times New Roman" w:hAnsi="Times New Roman" w:cs="Times New Roman"/>
          <w:sz w:val="24"/>
          <w:szCs w:val="24"/>
          <w:lang w:val="sr-Latn-BA"/>
        </w:rPr>
        <w:t xml:space="preserve"> token. </w:t>
      </w:r>
    </w:p>
    <w:p w:rsidR="00A20D00" w:rsidRDefault="0010006C" w:rsidP="00A20D00">
      <w:pPr>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2" o:spid="_x0000_s1094" type="#_x0000_t202" style="position:absolute;left:0;text-align:left;margin-left:.75pt;margin-top:14.75pt;width:451.5pt;height:256.2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" fillcolor="white [3201]" strokeweight=".5pt">
            <v:path arrowok="t"/>
            <v:textbox>
              <w:txbxContent>
                <w:p w:rsidR="000D75C7" w:rsidRDefault="000D75C7" w:rsidP="00A20D00">
                  <w:pPr>
                    <w:rPr>
                      <w:rFonts w:ascii="Courier New" w:hAnsi="Courier New" w:cs="Courier New"/>
                    </w:rPr>
                  </w:pPr>
                  <w:r>
                    <w:rPr>
                      <w:rFonts w:ascii="Courier New" w:hAnsi="Courier New" w:cs="Courier New"/>
                    </w:rPr>
                    <w:t>//user.controller.js</w:t>
                  </w:r>
                </w:p>
                <w:p w:rsidR="000D75C7" w:rsidRDefault="000D75C7" w:rsidP="00A20D00">
                  <w:pPr>
                    <w:spacing w:after="0" w:line="240" w:lineRule="auto"/>
                    <w:rPr>
                      <w:rFonts w:ascii="Courier New" w:hAnsi="Courier New" w:cs="Courier New"/>
                    </w:rPr>
                  </w:pPr>
                  <w:r>
                    <w:rPr>
                      <w:rFonts w:ascii="Courier New" w:hAnsi="Courier New" w:cs="Courier New"/>
                    </w:rPr>
                    <w:t>var db = require(./../node_modules/datebase/userDB);</w:t>
                  </w:r>
                </w:p>
                <w:p w:rsidR="000D75C7" w:rsidRDefault="000D75C7" w:rsidP="00A20D00">
                  <w:pPr>
                    <w:spacing w:after="0" w:line="240" w:lineRule="auto"/>
                    <w:rPr>
                      <w:rFonts w:ascii="Courier New" w:hAnsi="Courier New" w:cs="Courier New"/>
                    </w:rPr>
                  </w:pPr>
                  <w:r>
                    <w:rPr>
                      <w:rFonts w:ascii="Courier New" w:hAnsi="Courier New" w:cs="Courier New"/>
                    </w:rPr>
                    <w:t>const jwt = require(‘jsonwebtoken’);</w:t>
                  </w:r>
                </w:p>
                <w:p w:rsidR="000D75C7" w:rsidRDefault="000D75C7" w:rsidP="00A20D00">
                  <w:pPr>
                    <w:spacing w:after="0" w:line="240" w:lineRule="auto"/>
                    <w:rPr>
                      <w:rFonts w:ascii="Courier New" w:hAnsi="Courier New" w:cs="Courier New"/>
                    </w:rPr>
                  </w:pPr>
                  <w:r>
                    <w:rPr>
                      <w:rFonts w:ascii="Courier New" w:hAnsi="Courier New" w:cs="Courier New"/>
                    </w:rPr>
                    <w:t>function login(req, res){</w:t>
                  </w:r>
                </w:p>
                <w:p w:rsidR="000D75C7" w:rsidRDefault="000D75C7" w:rsidP="00A20D00">
                  <w:pPr>
                    <w:spacing w:after="0" w:line="240" w:lineRule="auto"/>
                    <w:rPr>
                      <w:rFonts w:ascii="Courier New" w:hAnsi="Courier New" w:cs="Courier New"/>
                    </w:rPr>
                  </w:pPr>
                  <w:r>
                    <w:rPr>
                      <w:rFonts w:ascii="Courier New" w:hAnsi="Courier New" w:cs="Courier New"/>
                    </w:rPr>
                    <w:tab/>
                    <w:t>let username = req.body.username.trim();</w:t>
                  </w:r>
                </w:p>
                <w:p w:rsidR="000D75C7" w:rsidRDefault="000D75C7" w:rsidP="00A20D00">
                  <w:pPr>
                    <w:spacing w:after="0" w:line="240" w:lineRule="auto"/>
                    <w:rPr>
                      <w:rFonts w:ascii="Courier New" w:hAnsi="Courier New" w:cs="Courier New"/>
                    </w:rPr>
                  </w:pPr>
                  <w:r>
                    <w:rPr>
                      <w:rFonts w:ascii="Courier New" w:hAnsi="Courier New" w:cs="Courier New"/>
                    </w:rPr>
                    <w:tab/>
                    <w:t>let password = req.body.password.trim();</w:t>
                  </w:r>
                </w:p>
                <w:p w:rsidR="000D75C7" w:rsidRDefault="000D75C7" w:rsidP="00A20D00">
                  <w:pPr>
                    <w:spacing w:after="0" w:line="240" w:lineRule="auto"/>
                    <w:rPr>
                      <w:rFonts w:ascii="Courier New" w:hAnsi="Courier New" w:cs="Courier New"/>
                    </w:rPr>
                  </w:pPr>
                  <w:r>
                    <w:rPr>
                      <w:rFonts w:ascii="Courier New" w:hAnsi="Courier New" w:cs="Courier New"/>
                    </w:rPr>
                    <w:tab/>
                    <w:t>db.loginUser(username, password, function(user){</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if(user.iduser !== undefined){</w:t>
                  </w:r>
                </w:p>
                <w:p w:rsidR="000D75C7" w:rsidRDefault="000D75C7" w:rsidP="00A20D00">
                  <w:pPr>
                    <w:spacing w:after="0" w:line="240" w:lineRule="auto"/>
                    <w:ind w:left="1440"/>
                    <w:rPr>
                      <w:rFonts w:ascii="Courier New" w:hAnsi="Courier New" w:cs="Courier New"/>
                    </w:rPr>
                  </w:pPr>
                  <w:r>
                    <w:rPr>
                      <w:rFonts w:ascii="Courier New" w:hAnsi="Courier New" w:cs="Courier New"/>
                    </w:rPr>
                    <w:t>var token = jwt.sign({userID: user.iduser}, ‘secretKey’, {expiresIn: ‘900000’});</w:t>
                  </w:r>
                </w:p>
                <w:p w:rsidR="000D75C7" w:rsidRDefault="000D75C7" w:rsidP="00A20D00">
                  <w:pPr>
                    <w:spacing w:after="0" w:line="240" w:lineRule="auto"/>
                    <w:ind w:left="1440"/>
                    <w:rPr>
                      <w:rFonts w:ascii="Courier New" w:hAnsi="Courier New" w:cs="Courier New"/>
                    </w:rPr>
                  </w:pPr>
                  <w:r>
                    <w:rPr>
                      <w:rFonts w:ascii="Courier New" w:hAnsi="Courier New" w:cs="Courier New"/>
                    </w:rPr>
                    <w:t>var toSend = {token: token, user: user};</w:t>
                  </w:r>
                </w:p>
                <w:p w:rsidR="000D75C7" w:rsidRDefault="000D75C7" w:rsidP="00A20D00">
                  <w:pPr>
                    <w:spacing w:after="0" w:line="240" w:lineRule="auto"/>
                    <w:ind w:left="1440"/>
                    <w:rPr>
                      <w:rFonts w:ascii="Courier New" w:hAnsi="Courier New" w:cs="Courier New"/>
                    </w:rPr>
                  </w:pPr>
                  <w:r>
                    <w:rPr>
                      <w:rFonts w:ascii="Courier New" w:hAnsi="Courier New" w:cs="Courier New"/>
                    </w:rPr>
                    <w:t>res.send(toSend);</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else{</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ab/>
                    <w:t>res.send({error: ‘Invalid login’});</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B75AF1" w:rsidRDefault="000D75C7" w:rsidP="00A20D00">
                  <w:pPr>
                    <w:rPr>
                      <w:rFonts w:ascii="Courier New" w:hAnsi="Courier New" w:cs="Courier New"/>
                    </w:rPr>
                  </w:pPr>
                </w:p>
              </w:txbxContent>
            </v:textbox>
          </v:shape>
        </w:pict>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noProof/>
        </w:rPr>
        <w:pict>
          <v:shape id="Text Box 68" o:spid="_x0000_s1095" type="#_x0000_t202" style="position:absolute;left:0;text-align:left;margin-left:.7pt;margin-top:23.5pt;width:451.5pt;height:14.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" stroked="f">
            <v:path arrowok="t"/>
            <v:textbox inset="0,0,0,0">
              <w:txbxContent>
                <w:p w:rsidR="000D75C7" w:rsidRPr="001A5336"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Slike 9.2 – Kreiranje JWT tokena</w:t>
                  </w:r>
                </w:p>
              </w:txbxContent>
            </v:textbox>
          </v:shape>
        </w:pict>
      </w:r>
    </w:p>
    <w:p w:rsidR="00A20D00" w:rsidRDefault="00A20D00" w:rsidP="00A20D00">
      <w:pPr>
        <w:jc w:val="both"/>
        <w:rPr>
          <w:rFonts w:ascii="Times New Roman" w:hAnsi="Times New Roman" w:cs="Times New Roman"/>
          <w:sz w:val="24"/>
          <w:szCs w:val="24"/>
          <w:lang w:val="sr-Latn-BA"/>
        </w:rPr>
      </w:pPr>
    </w:p>
    <w:p w:rsidR="00A20D00" w:rsidRDefault="00A20D00" w:rsidP="00693F9B">
      <w:pPr>
        <w:spacing w:after="0" w:line="240" w:lineRule="auto"/>
        <w:jc w:val="both"/>
        <w:rPr>
          <w:rFonts w:ascii="Times New Roman" w:hAnsi="Times New Roman" w:cs="Times New Roman"/>
          <w:sz w:val="24"/>
          <w:szCs w:val="24"/>
          <w:lang w:val="sr-Latn-BA"/>
        </w:rPr>
      </w:pPr>
    </w:p>
    <w:p w:rsidR="00A20D00" w:rsidRDefault="00A20D00" w:rsidP="00693F9B">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Nakon što se u funkciji </w:t>
      </w:r>
      <w:r w:rsidRPr="00216687">
        <w:rPr>
          <w:rFonts w:ascii="Times New Roman" w:hAnsi="Times New Roman" w:cs="Times New Roman"/>
          <w:i/>
          <w:sz w:val="24"/>
          <w:szCs w:val="24"/>
          <w:lang w:val="sr-Latn-BA"/>
        </w:rPr>
        <w:t>login</w:t>
      </w:r>
      <w:r>
        <w:rPr>
          <w:rFonts w:ascii="Times New Roman" w:hAnsi="Times New Roman" w:cs="Times New Roman"/>
          <w:sz w:val="24"/>
          <w:szCs w:val="24"/>
          <w:lang w:val="sr-Latn-BA"/>
        </w:rPr>
        <w:t xml:space="preserve"> izvrši provjera da li je korisnik prijavljen na sistem, pozivom funkcije </w:t>
      </w:r>
      <w:r w:rsidRPr="00216687">
        <w:rPr>
          <w:rFonts w:ascii="Times New Roman" w:hAnsi="Times New Roman" w:cs="Times New Roman"/>
          <w:i/>
          <w:sz w:val="24"/>
          <w:szCs w:val="24"/>
          <w:lang w:val="sr-Latn-BA"/>
        </w:rPr>
        <w:t>loginUser</w:t>
      </w:r>
      <w:r>
        <w:rPr>
          <w:rFonts w:ascii="Times New Roman" w:hAnsi="Times New Roman" w:cs="Times New Roman"/>
          <w:sz w:val="24"/>
          <w:szCs w:val="24"/>
          <w:lang w:val="sr-Latn-BA"/>
        </w:rPr>
        <w:t xml:space="preserve"> – koja komunicaira sa bazom podataka, kreira se token. Token se kreira tako što se prvo učita </w:t>
      </w:r>
      <w:r w:rsidRPr="00AC2273">
        <w:rPr>
          <w:rFonts w:ascii="Times New Roman" w:hAnsi="Times New Roman" w:cs="Times New Roman"/>
          <w:i/>
          <w:sz w:val="24"/>
          <w:szCs w:val="24"/>
          <w:lang w:val="sr-Latn-BA"/>
        </w:rPr>
        <w:t>jsonwebtoken</w:t>
      </w:r>
      <w:r>
        <w:rPr>
          <w:rFonts w:ascii="Times New Roman" w:hAnsi="Times New Roman" w:cs="Times New Roman"/>
          <w:sz w:val="24"/>
          <w:szCs w:val="24"/>
          <w:lang w:val="sr-Latn-BA"/>
        </w:rPr>
        <w:t xml:space="preserve"> modul što je prikazano na Slici </w:t>
      </w:r>
      <w:r w:rsidR="00EB098C">
        <w:rPr>
          <w:rFonts w:ascii="Times New Roman" w:hAnsi="Times New Roman" w:cs="Times New Roman"/>
          <w:sz w:val="24"/>
          <w:szCs w:val="24"/>
          <w:lang w:val="sr-Latn-BA"/>
        </w:rPr>
        <w:t>9.2</w:t>
      </w:r>
      <w:r>
        <w:rPr>
          <w:rFonts w:ascii="Times New Roman" w:hAnsi="Times New Roman" w:cs="Times New Roman"/>
          <w:sz w:val="24"/>
          <w:szCs w:val="24"/>
          <w:lang w:val="sr-Latn-BA"/>
        </w:rPr>
        <w:t xml:space="preserve">. Modul je prethodno instaliran pomoću NPM repozitorijuma. Pozivom funkcije </w:t>
      </w:r>
      <w:r w:rsidRPr="002239A4">
        <w:rPr>
          <w:rFonts w:ascii="Times New Roman" w:hAnsi="Times New Roman" w:cs="Times New Roman"/>
          <w:i/>
          <w:sz w:val="24"/>
          <w:szCs w:val="24"/>
          <w:lang w:val="sr-Latn-BA"/>
        </w:rPr>
        <w:t>jwt.sign</w:t>
      </w:r>
      <w:r>
        <w:rPr>
          <w:rFonts w:ascii="Times New Roman" w:hAnsi="Times New Roman" w:cs="Times New Roman"/>
          <w:sz w:val="24"/>
          <w:szCs w:val="24"/>
          <w:lang w:val="sr-Latn-BA"/>
        </w:rPr>
        <w:t xml:space="preserve"> kojoj se prosljeđuju id korisnika, tajni ključ i vrijeme u milisekundima za koje token prestaje da važi, kreira se token. Token se sada može poslati na klijentsku stranu gdje se čuva u </w:t>
      </w:r>
      <w:r w:rsidRPr="002D4509">
        <w:rPr>
          <w:rFonts w:ascii="Times New Roman" w:hAnsi="Times New Roman" w:cs="Times New Roman"/>
          <w:i/>
          <w:sz w:val="24"/>
          <w:szCs w:val="24"/>
          <w:lang w:val="sr-Latn-BA"/>
        </w:rPr>
        <w:t>sessionStorage</w:t>
      </w:r>
      <w:r>
        <w:rPr>
          <w:rFonts w:ascii="Times New Roman" w:hAnsi="Times New Roman" w:cs="Times New Roman"/>
          <w:sz w:val="24"/>
          <w:szCs w:val="24"/>
          <w:lang w:val="sr-Latn-BA"/>
        </w:rPr>
        <w:t>-u kako bi se kasnije mogao slati kroz zahtjeve (poželjno u zaglavlju) da bi se izvršila autorizacija.</w:t>
      </w:r>
    </w:p>
    <w:p w:rsidR="00A20D00" w:rsidRDefault="00A20D00" w:rsidP="00693F9B">
      <w:pPr>
        <w:spacing w:after="0" w:line="240" w:lineRule="auto"/>
        <w:jc w:val="both"/>
        <w:rPr>
          <w:rFonts w:ascii="Times New Roman" w:hAnsi="Times New Roman" w:cs="Times New Roman"/>
          <w:sz w:val="24"/>
          <w:szCs w:val="24"/>
          <w:lang w:val="sr-Latn-BA"/>
        </w:rPr>
      </w:pPr>
    </w:p>
    <w:p w:rsidR="00A20D00" w:rsidRDefault="00A20D00" w:rsidP="00693F9B">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 Kada server dobije zahtjev sa putanjom koja zahtijeva autorizaciju, prvo će izvršiti provjeru da li je token iz zahtjeva definisan i ukoliko jeste izvršiće i verifikaciju tokena. Ukoliko token nije definisan u zaglavlju zahtjeva, server vraća poruku o grešci, u suprotnom token i tajni ključ se prosljeđuju funkciji </w:t>
      </w:r>
      <w:r w:rsidRPr="00DD1AEF">
        <w:rPr>
          <w:rFonts w:ascii="Times New Roman" w:hAnsi="Times New Roman" w:cs="Times New Roman"/>
          <w:i/>
          <w:sz w:val="24"/>
          <w:szCs w:val="24"/>
          <w:lang w:val="sr-Latn-BA"/>
        </w:rPr>
        <w:t>jwt.verify</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koja će izvršiti verifikaciju. Nakon uspješne verifikcije, korisnik može pristupiti resursu koje zahtijeva. U slučaju da ova funkcija vrati poruku o grešci, server će tu poruku proslijediti korisniku. Na Slici </w:t>
      </w:r>
      <w:r w:rsidR="00693F9B">
        <w:rPr>
          <w:rFonts w:ascii="Times New Roman" w:hAnsi="Times New Roman" w:cs="Times New Roman"/>
          <w:sz w:val="24"/>
          <w:szCs w:val="24"/>
          <w:lang w:val="sr-Latn-BA"/>
        </w:rPr>
        <w:t xml:space="preserve">9.3 </w:t>
      </w:r>
      <w:r>
        <w:rPr>
          <w:rFonts w:ascii="Times New Roman" w:hAnsi="Times New Roman" w:cs="Times New Roman"/>
          <w:sz w:val="24"/>
          <w:szCs w:val="24"/>
          <w:lang w:val="sr-Latn-BA"/>
        </w:rPr>
        <w:t xml:space="preserve">je prikazana funkcija </w:t>
      </w:r>
      <w:r w:rsidRPr="00140D95">
        <w:rPr>
          <w:rFonts w:ascii="Times New Roman" w:hAnsi="Times New Roman" w:cs="Times New Roman"/>
          <w:i/>
          <w:sz w:val="24"/>
          <w:szCs w:val="24"/>
          <w:lang w:val="sr-Latn-BA"/>
        </w:rPr>
        <w:t>createOrder</w:t>
      </w:r>
      <w:r>
        <w:rPr>
          <w:rFonts w:ascii="Times New Roman" w:hAnsi="Times New Roman" w:cs="Times New Roman"/>
          <w:sz w:val="24"/>
          <w:szCs w:val="24"/>
          <w:lang w:val="sr-Latn-BA"/>
        </w:rPr>
        <w:t xml:space="preserve"> u ko</w:t>
      </w:r>
      <w:r w:rsidR="00693F9B">
        <w:rPr>
          <w:rFonts w:ascii="Times New Roman" w:hAnsi="Times New Roman" w:cs="Times New Roman"/>
          <w:sz w:val="24"/>
          <w:szCs w:val="24"/>
          <w:lang w:val="sr-Latn-BA"/>
        </w:rPr>
        <w:t>joj se vrši verifikacija tokena.</w:t>
      </w:r>
    </w:p>
    <w:p w:rsidR="00A20D00" w:rsidRDefault="00A20D00" w:rsidP="00693F9B">
      <w:pPr>
        <w:spacing w:after="0" w:line="240" w:lineRule="auto"/>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noProof/>
        </w:rPr>
        <w:pict>
          <v:shape id="Text Box 76" o:spid="_x0000_s1096" type="#_x0000_t202" style="position:absolute;left:0;text-align:left;margin-left:0;margin-top:347pt;width:452.25pt;height:21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" stroked="f">
            <v:path arrowok="t"/>
            <v:textbox style="mso-fit-shape-to-text:t" inset="0,0,0,0">
              <w:txbxContent>
                <w:p w:rsidR="000D75C7" w:rsidRPr="00F41F6A" w:rsidRDefault="000D75C7" w:rsidP="00A20D00">
                  <w:pPr>
                    <w:pStyle w:val="Caption"/>
                    <w:jc w:val="center"/>
                    <w:rPr>
                      <w:rFonts w:ascii="Times New Roman" w:hAnsi="Times New Roman" w:cs="Times New Roman"/>
                      <w:i/>
                      <w:noProof/>
                      <w:sz w:val="24"/>
                      <w:szCs w:val="24"/>
                    </w:rPr>
                  </w:pPr>
                  <w:r w:rsidRPr="00F41F6A">
                    <w:rPr>
                      <w:rFonts w:ascii="Times New Roman" w:hAnsi="Times New Roman" w:cs="Times New Roman"/>
                      <w:i/>
                    </w:rPr>
                    <w:t xml:space="preserve">Slika 9.3 – Verifikacija JWT tokena </w:t>
                  </w:r>
                </w:p>
              </w:txbxContent>
            </v:textbox>
          </v:shape>
        </w:pict>
      </w:r>
      <w:r>
        <w:rPr>
          <w:rFonts w:ascii="Times New Roman" w:hAnsi="Times New Roman" w:cs="Times New Roman"/>
          <w:noProof/>
          <w:sz w:val="24"/>
          <w:szCs w:val="24"/>
        </w:rPr>
        <w:pict>
          <v:shape id="Text Box 3" o:spid="_x0000_s1097" type="#_x0000_t202" style="position:absolute;left:0;text-align:left;margin-left:0;margin-top:1.1pt;width:452.25pt;height:341.4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app.post(</w:t>
                  </w:r>
                  <w:r>
                    <w:rPr>
                      <w:rFonts w:ascii="Courier New" w:hAnsi="Courier New" w:cs="Courier New"/>
                    </w:rPr>
                    <w:t>‘/orders/order’, checkToken, createOrder</w:t>
                  </w: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checkToken = (req, res, next) =&gt; {</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const header = req.headers['authorization'];</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if(header !== undefined){</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r>
                  <w:r>
                    <w:rPr>
                      <w:rFonts w:ascii="Courier New" w:hAnsi="Courier New" w:cs="Courier New"/>
                      <w:lang w:val="sr-Latn-BA"/>
                    </w:rPr>
                    <w:tab/>
                    <w:t>const bearer = header.split(' ');</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r>
                  <w:r>
                    <w:rPr>
                      <w:rFonts w:ascii="Courier New" w:hAnsi="Courier New" w:cs="Courier New"/>
                      <w:lang w:val="sr-Latn-BA"/>
                    </w:rPr>
                    <w:tab/>
                    <w:t>const token = bearer[1];</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r>
                  <w:r>
                    <w:rPr>
                      <w:rFonts w:ascii="Courier New" w:hAnsi="Courier New" w:cs="Courier New"/>
                      <w:lang w:val="sr-Latn-BA"/>
                    </w:rPr>
                    <w:tab/>
                    <w:t>req.token = token;</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next();</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else{</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ab/>
                    <w:t>res.send(error: 'Token is undefined');</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function creteOrder(req, res){</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t>jwt.verify(req.token, 'secretKey', function(err, authData){</w:t>
                  </w:r>
                </w:p>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b/>
                  </w:r>
                  <w:r>
                    <w:rPr>
                      <w:rFonts w:ascii="Courier New" w:hAnsi="Courier New" w:cs="Courier New"/>
                      <w:lang w:val="sr-Latn-BA"/>
                    </w:rPr>
                    <w:tab/>
                    <w:t>if(err){</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 xml:space="preserve"> res.send(error: 'Token error'); </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else{</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 xml:space="preserve"> //</w:t>
                  </w:r>
                </w:p>
                <w:p w:rsidR="000D75C7" w:rsidRDefault="000D75C7" w:rsidP="00A20D00">
                  <w:pPr>
                    <w:spacing w:after="0" w:line="240" w:lineRule="auto"/>
                    <w:ind w:left="720" w:firstLine="720"/>
                    <w:rPr>
                      <w:rFonts w:ascii="Courier New" w:hAnsi="Courier New" w:cs="Courier New"/>
                      <w:lang w:val="sr-Latn-BA"/>
                    </w:rPr>
                  </w:pPr>
                  <w:r>
                    <w:rPr>
                      <w:rFonts w:ascii="Courier New" w:hAnsi="Courier New" w:cs="Courier New"/>
                      <w:lang w:val="sr-Latn-BA"/>
                    </w:rPr>
                    <w:t>}</w:t>
                  </w:r>
                </w:p>
                <w:p w:rsidR="000D75C7" w:rsidRDefault="000D75C7" w:rsidP="00A20D00">
                  <w:pPr>
                    <w:spacing w:after="0" w:line="240" w:lineRule="auto"/>
                    <w:ind w:firstLine="720"/>
                    <w:rPr>
                      <w:rFonts w:ascii="Courier New" w:hAnsi="Courier New" w:cs="Courier New"/>
                      <w:lang w:val="sr-Latn-BA"/>
                    </w:rPr>
                  </w:pPr>
                  <w:r>
                    <w:rPr>
                      <w:rFonts w:ascii="Courier New" w:hAnsi="Courier New" w:cs="Courier New"/>
                      <w:lang w:val="sr-Latn-BA"/>
                    </w:rPr>
                    <w:t>})</w:t>
                  </w:r>
                </w:p>
                <w:p w:rsidR="000D75C7" w:rsidRPr="0081629A" w:rsidRDefault="000D75C7" w:rsidP="00A20D00">
                  <w:pPr>
                    <w:spacing w:after="0" w:line="240" w:lineRule="auto"/>
                    <w:rPr>
                      <w:rFonts w:ascii="Courier New" w:hAnsi="Courier New" w:cs="Courier New"/>
                      <w:lang w:val="sr-Latn-BA"/>
                    </w:rPr>
                  </w:pPr>
                  <w:r>
                    <w:rPr>
                      <w:rFonts w:ascii="Courier New" w:hAnsi="Courier New" w:cs="Courier New"/>
                      <w:lang w:val="sr-Latn-BA"/>
                    </w:rPr>
                    <w:t>}</w:t>
                  </w:r>
                </w:p>
              </w:txbxContent>
            </v:textbox>
          </v:shape>
        </w:pict>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Pr="0081629A"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Default="00A20D00" w:rsidP="00F41F6A">
      <w:pPr>
        <w:spacing w:after="0" w:line="240" w:lineRule="auto"/>
        <w:jc w:val="both"/>
        <w:rPr>
          <w:rFonts w:ascii="Times New Roman" w:hAnsi="Times New Roman" w:cs="Times New Roman"/>
          <w:sz w:val="24"/>
          <w:szCs w:val="24"/>
        </w:rPr>
      </w:pPr>
    </w:p>
    <w:p w:rsidR="00A20D00" w:rsidRDefault="00A20D00" w:rsidP="00F41F6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rPr>
        <w:t xml:space="preserve">JWT token se sa klijentske strane uobičajno </w:t>
      </w:r>
      <w:r>
        <w:rPr>
          <w:rFonts w:ascii="Times New Roman" w:hAnsi="Times New Roman" w:cs="Times New Roman"/>
          <w:sz w:val="24"/>
          <w:szCs w:val="24"/>
          <w:lang w:val="sr-Latn-BA"/>
        </w:rPr>
        <w:t xml:space="preserve">šalje u </w:t>
      </w:r>
      <w:r w:rsidRPr="000F4C95">
        <w:rPr>
          <w:rFonts w:ascii="Times New Roman" w:hAnsi="Times New Roman" w:cs="Times New Roman"/>
          <w:i/>
          <w:sz w:val="24"/>
          <w:szCs w:val="24"/>
          <w:lang w:val="sr-Latn-BA"/>
        </w:rPr>
        <w:t>Authorization</w:t>
      </w:r>
      <w:r>
        <w:rPr>
          <w:rFonts w:ascii="Times New Roman" w:hAnsi="Times New Roman" w:cs="Times New Roman"/>
          <w:sz w:val="24"/>
          <w:szCs w:val="24"/>
          <w:lang w:val="sr-Latn-BA"/>
        </w:rPr>
        <w:t xml:space="preserve"> zaglavlju pomoću </w:t>
      </w:r>
      <w:r w:rsidRPr="000F4C95">
        <w:rPr>
          <w:rFonts w:ascii="Times New Roman" w:hAnsi="Times New Roman" w:cs="Times New Roman"/>
          <w:i/>
          <w:sz w:val="24"/>
          <w:szCs w:val="24"/>
          <w:lang w:val="sr-Latn-BA"/>
        </w:rPr>
        <w:t>Bearer</w:t>
      </w:r>
      <w:r>
        <w:rPr>
          <w:rFonts w:ascii="Times New Roman" w:hAnsi="Times New Roman" w:cs="Times New Roman"/>
          <w:sz w:val="24"/>
          <w:szCs w:val="24"/>
          <w:lang w:val="sr-Latn-BA"/>
        </w:rPr>
        <w:t xml:space="preserve"> šablona. Sadržaj zaglavlja treba da izgleda na sljedeći način: Authorization: Bearer &lt;token&gt;.</w:t>
      </w:r>
    </w:p>
    <w:p w:rsidR="00F41F6A" w:rsidRDefault="00F41F6A" w:rsidP="00F41F6A">
      <w:pPr>
        <w:spacing w:after="0" w:line="240" w:lineRule="auto"/>
        <w:ind w:firstLine="720"/>
        <w:jc w:val="both"/>
        <w:rPr>
          <w:rFonts w:ascii="Times New Roman" w:hAnsi="Times New Roman" w:cs="Times New Roman"/>
          <w:sz w:val="24"/>
          <w:szCs w:val="24"/>
          <w:lang w:val="sr-Latn-BA"/>
        </w:rPr>
      </w:pPr>
    </w:p>
    <w:p w:rsidR="00A20D00" w:rsidRDefault="00A20D00" w:rsidP="00F41F6A">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sr-Latn-BA"/>
        </w:rPr>
        <w:tab/>
        <w:t xml:space="preserve">Za povezivanje sa bazom iz </w:t>
      </w:r>
      <w:r w:rsidRPr="00DF0390">
        <w:rPr>
          <w:rFonts w:ascii="Times New Roman" w:hAnsi="Times New Roman" w:cs="Times New Roman"/>
          <w:sz w:val="24"/>
          <w:szCs w:val="24"/>
          <w:lang w:val="sr-Latn-BA"/>
        </w:rPr>
        <w:t>Node.js</w:t>
      </w:r>
      <w:r>
        <w:rPr>
          <w:rFonts w:ascii="Times New Roman" w:hAnsi="Times New Roman" w:cs="Times New Roman"/>
          <w:sz w:val="24"/>
          <w:szCs w:val="24"/>
          <w:lang w:val="sr-Latn-BA"/>
        </w:rPr>
        <w:t xml:space="preserve"> aplikacije koristi se </w:t>
      </w:r>
      <w:r w:rsidRPr="000B5219">
        <w:rPr>
          <w:rFonts w:ascii="Times New Roman" w:hAnsi="Times New Roman" w:cs="Times New Roman"/>
          <w:i/>
          <w:sz w:val="24"/>
          <w:szCs w:val="24"/>
          <w:lang w:val="sr-Latn-BA"/>
        </w:rPr>
        <w:t>mysql</w:t>
      </w:r>
      <w:r>
        <w:rPr>
          <w:rFonts w:ascii="Times New Roman" w:hAnsi="Times New Roman" w:cs="Times New Roman"/>
          <w:sz w:val="24"/>
          <w:szCs w:val="24"/>
          <w:lang w:val="sr-Latn-BA"/>
        </w:rPr>
        <w:t xml:space="preserve"> modul koji implementira metode za rad sa bazom. Za potrebe povezivanja sa bazom podataka, kreiran je modul </w:t>
      </w:r>
      <w:r w:rsidRPr="00BB6FDB">
        <w:rPr>
          <w:rFonts w:ascii="Times New Roman" w:hAnsi="Times New Roman" w:cs="Times New Roman"/>
          <w:i/>
          <w:sz w:val="24"/>
          <w:szCs w:val="24"/>
          <w:lang w:val="sr-Latn-BA"/>
        </w:rPr>
        <w:t>mysqlConnection</w:t>
      </w:r>
      <w:r>
        <w:rPr>
          <w:rFonts w:ascii="Times New Roman" w:hAnsi="Times New Roman" w:cs="Times New Roman"/>
          <w:sz w:val="24"/>
          <w:szCs w:val="24"/>
          <w:lang w:val="sr-Latn-BA"/>
        </w:rPr>
        <w:t xml:space="preserve"> u kome se implementira </w:t>
      </w:r>
      <w:r w:rsidRPr="00BB6FDB">
        <w:rPr>
          <w:rFonts w:ascii="Times New Roman" w:hAnsi="Times New Roman" w:cs="Times New Roman"/>
          <w:i/>
          <w:sz w:val="24"/>
          <w:szCs w:val="24"/>
          <w:lang w:val="sr-Latn-BA"/>
        </w:rPr>
        <w:t>connection pool</w:t>
      </w:r>
      <w:r>
        <w:rPr>
          <w:rFonts w:ascii="Times New Roman" w:hAnsi="Times New Roman" w:cs="Times New Roman"/>
          <w:sz w:val="24"/>
          <w:szCs w:val="24"/>
          <w:lang w:val="sr-Latn-BA"/>
        </w:rPr>
        <w:t xml:space="preserve"> </w:t>
      </w:r>
      <w:r>
        <w:rPr>
          <w:rFonts w:ascii="Times New Roman" w:hAnsi="Times New Roman" w:cs="Times New Roman"/>
          <w:sz w:val="24"/>
          <w:szCs w:val="24"/>
        </w:rPr>
        <w:t xml:space="preserve">i funkcija </w:t>
      </w:r>
      <w:r w:rsidRPr="005F0A18">
        <w:rPr>
          <w:rFonts w:ascii="Times New Roman" w:hAnsi="Times New Roman" w:cs="Times New Roman"/>
          <w:i/>
          <w:sz w:val="24"/>
          <w:szCs w:val="24"/>
        </w:rPr>
        <w:t>getConnection</w:t>
      </w:r>
      <w:r>
        <w:rPr>
          <w:rFonts w:ascii="Times New Roman" w:hAnsi="Times New Roman" w:cs="Times New Roman"/>
          <w:sz w:val="24"/>
          <w:szCs w:val="24"/>
        </w:rPr>
        <w:t xml:space="preserve"> koja se </w:t>
      </w:r>
      <w:r w:rsidRPr="005F0A18">
        <w:rPr>
          <w:rFonts w:ascii="Times New Roman" w:hAnsi="Times New Roman" w:cs="Times New Roman"/>
          <w:i/>
          <w:sz w:val="24"/>
          <w:szCs w:val="24"/>
        </w:rPr>
        <w:t>export</w:t>
      </w:r>
      <w:r>
        <w:rPr>
          <w:rFonts w:ascii="Times New Roman" w:hAnsi="Times New Roman" w:cs="Times New Roman"/>
          <w:sz w:val="24"/>
          <w:szCs w:val="24"/>
        </w:rPr>
        <w:t xml:space="preserve">-uje. </w:t>
      </w:r>
      <w:r w:rsidRPr="00CF05C1">
        <w:rPr>
          <w:rFonts w:ascii="Times New Roman" w:hAnsi="Times New Roman" w:cs="Times New Roman"/>
          <w:i/>
          <w:sz w:val="24"/>
          <w:szCs w:val="24"/>
        </w:rPr>
        <w:t>Connection pool</w:t>
      </w:r>
      <w:r>
        <w:rPr>
          <w:rFonts w:ascii="Times New Roman" w:hAnsi="Times New Roman" w:cs="Times New Roman"/>
          <w:sz w:val="24"/>
          <w:szCs w:val="24"/>
        </w:rPr>
        <w:t xml:space="preserve"> mehanizmom</w:t>
      </w:r>
      <w:r>
        <w:rPr>
          <w:rFonts w:ascii="Times New Roman" w:hAnsi="Times New Roman" w:cs="Times New Roman"/>
          <w:sz w:val="24"/>
          <w:szCs w:val="24"/>
          <w:lang w:val="sr-Latn-BA"/>
        </w:rPr>
        <w:t xml:space="preserve"> se veze ka bazi održavaju aktivnim, tako da kada se traži veza, koristi se jedna od aktivnih, umjesto da se kreiraju druge. Funkcija </w:t>
      </w:r>
      <w:r w:rsidRPr="005F0A18">
        <w:rPr>
          <w:rFonts w:ascii="Times New Roman" w:hAnsi="Times New Roman" w:cs="Times New Roman"/>
          <w:i/>
          <w:sz w:val="24"/>
          <w:szCs w:val="24"/>
        </w:rPr>
        <w:t>getConnection</w:t>
      </w:r>
      <w:r>
        <w:rPr>
          <w:rFonts w:ascii="Times New Roman" w:hAnsi="Times New Roman" w:cs="Times New Roman"/>
          <w:i/>
          <w:sz w:val="24"/>
          <w:szCs w:val="24"/>
        </w:rPr>
        <w:t xml:space="preserve"> </w:t>
      </w:r>
      <w:r>
        <w:rPr>
          <w:rFonts w:ascii="Times New Roman" w:hAnsi="Times New Roman" w:cs="Times New Roman"/>
          <w:sz w:val="24"/>
          <w:szCs w:val="24"/>
        </w:rPr>
        <w:t xml:space="preserve">uzima jednu slobodnu vezu ka bazi. Modul </w:t>
      </w:r>
      <w:r w:rsidRPr="00BB6FDB">
        <w:rPr>
          <w:rFonts w:ascii="Times New Roman" w:hAnsi="Times New Roman" w:cs="Times New Roman"/>
          <w:i/>
          <w:sz w:val="24"/>
          <w:szCs w:val="24"/>
          <w:lang w:val="sr-Latn-BA"/>
        </w:rPr>
        <w:t>mysqlConnection</w:t>
      </w:r>
      <w:r>
        <w:rPr>
          <w:rFonts w:ascii="Times New Roman" w:hAnsi="Times New Roman" w:cs="Times New Roman"/>
          <w:sz w:val="24"/>
          <w:szCs w:val="24"/>
        </w:rPr>
        <w:t xml:space="preserve"> je prikazan na Slici </w:t>
      </w:r>
      <w:r w:rsidR="00F41F6A">
        <w:rPr>
          <w:rFonts w:ascii="Times New Roman" w:hAnsi="Times New Roman" w:cs="Times New Roman"/>
          <w:sz w:val="24"/>
          <w:szCs w:val="24"/>
        </w:rPr>
        <w:t>9.4.</w:t>
      </w:r>
    </w:p>
    <w:p w:rsidR="00A20D00" w:rsidRDefault="00A20D00" w:rsidP="00A20D00">
      <w:pPr>
        <w:jc w:val="both"/>
        <w:rPr>
          <w:rFonts w:ascii="Times New Roman" w:hAnsi="Times New Roman" w:cs="Times New Roman"/>
          <w:sz w:val="24"/>
          <w:szCs w:val="24"/>
        </w:rPr>
      </w:pPr>
    </w:p>
    <w:p w:rsidR="00F41F6A" w:rsidRDefault="00F41F6A" w:rsidP="00A20D00">
      <w:pPr>
        <w:jc w:val="both"/>
        <w:rPr>
          <w:rFonts w:ascii="Times New Roman" w:hAnsi="Times New Roman" w:cs="Times New Roman"/>
          <w:sz w:val="24"/>
          <w:szCs w:val="24"/>
        </w:rPr>
      </w:pPr>
    </w:p>
    <w:p w:rsidR="00A20D00" w:rsidRDefault="0010006C" w:rsidP="00A20D00">
      <w:pPr>
        <w:jc w:val="both"/>
        <w:rPr>
          <w:rFonts w:ascii="Times New Roman" w:hAnsi="Times New Roman" w:cs="Times New Roman"/>
          <w:sz w:val="24"/>
          <w:szCs w:val="24"/>
        </w:rPr>
      </w:pPr>
      <w:r>
        <w:rPr>
          <w:noProof/>
        </w:rPr>
        <w:lastRenderedPageBreak/>
        <w:pict>
          <v:shape id="Text Box 80" o:spid="_x0000_s1098" type="#_x0000_t202" style="position:absolute;left:0;text-align:left;margin-left:0;margin-top:260.75pt;width:451.5pt;height:20.3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" stroked="f">
            <v:path arrowok="t"/>
            <v:textbox style="mso-fit-shape-to-text:t" inset="0,0,0,0">
              <w:txbxContent>
                <w:p w:rsidR="000D75C7" w:rsidRPr="001A5336"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Slika 9.4 – Kreiranje modula mysqlConnection</w:t>
                  </w:r>
                </w:p>
              </w:txbxContent>
            </v:textbox>
          </v:shape>
        </w:pict>
      </w:r>
      <w:r>
        <w:rPr>
          <w:rFonts w:ascii="Times New Roman" w:hAnsi="Times New Roman" w:cs="Times New Roman"/>
          <w:noProof/>
          <w:sz w:val="24"/>
          <w:szCs w:val="24"/>
        </w:rPr>
        <w:pict>
          <v:shape id="Text Box 4" o:spid="_x0000_s1099" type="#_x0000_t202" style="position:absolute;left:0;text-align:left;margin-left:0;margin-top:19.35pt;width:451.5pt;height:236.9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 mysqlConnection.js</w:t>
                  </w:r>
                </w:p>
                <w:p w:rsidR="000D75C7" w:rsidRDefault="000D75C7" w:rsidP="00A20D00">
                  <w:pPr>
                    <w:spacing w:after="0" w:line="240" w:lineRule="auto"/>
                    <w:rPr>
                      <w:rFonts w:ascii="Courier New" w:hAnsi="Courier New" w:cs="Courier New"/>
                    </w:rPr>
                  </w:pPr>
                  <w:r>
                    <w:rPr>
                      <w:rFonts w:ascii="Courier New" w:hAnsi="Courier New" w:cs="Courier New"/>
                    </w:rPr>
                    <w:t>// učitavanje mysql modula</w:t>
                  </w:r>
                </w:p>
                <w:p w:rsidR="000D75C7" w:rsidRDefault="000D75C7" w:rsidP="00A20D00">
                  <w:pPr>
                    <w:spacing w:after="0" w:line="240" w:lineRule="auto"/>
                    <w:rPr>
                      <w:rFonts w:ascii="Courier New" w:hAnsi="Courier New" w:cs="Courier New"/>
                    </w:rPr>
                  </w:pPr>
                  <w:r>
                    <w:rPr>
                      <w:rFonts w:ascii="Courier New" w:hAnsi="Courier New" w:cs="Courier New"/>
                    </w:rPr>
                    <w:t>var mysql =  requite(‘mysql’);</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var pool = mysql.createPool({</w:t>
                  </w:r>
                </w:p>
                <w:p w:rsidR="000D75C7" w:rsidRDefault="000D75C7" w:rsidP="00A20D00">
                  <w:pPr>
                    <w:spacing w:after="0" w:line="240" w:lineRule="auto"/>
                    <w:rPr>
                      <w:rFonts w:ascii="Courier New" w:hAnsi="Courier New" w:cs="Courier New"/>
                    </w:rPr>
                  </w:pPr>
                  <w:r>
                    <w:rPr>
                      <w:rFonts w:ascii="Courier New" w:hAnsi="Courier New" w:cs="Courier New"/>
                    </w:rPr>
                    <w:tab/>
                    <w:t>connectionLimit: 10;</w:t>
                  </w:r>
                </w:p>
                <w:p w:rsidR="000D75C7" w:rsidRDefault="000D75C7" w:rsidP="00A20D00">
                  <w:pPr>
                    <w:spacing w:after="0" w:line="240" w:lineRule="auto"/>
                    <w:rPr>
                      <w:rFonts w:ascii="Courier New" w:hAnsi="Courier New" w:cs="Courier New"/>
                    </w:rPr>
                  </w:pPr>
                  <w:r>
                    <w:rPr>
                      <w:rFonts w:ascii="Courier New" w:hAnsi="Courier New" w:cs="Courier New"/>
                    </w:rPr>
                    <w:tab/>
                    <w:t>host: “localhost”;</w:t>
                  </w:r>
                </w:p>
                <w:p w:rsidR="000D75C7" w:rsidRDefault="000D75C7" w:rsidP="00A20D00">
                  <w:pPr>
                    <w:spacing w:after="0" w:line="240" w:lineRule="auto"/>
                    <w:rPr>
                      <w:rFonts w:ascii="Courier New" w:hAnsi="Courier New" w:cs="Courier New"/>
                    </w:rPr>
                  </w:pPr>
                  <w:r>
                    <w:rPr>
                      <w:rFonts w:ascii="Courier New" w:hAnsi="Courier New" w:cs="Courier New"/>
                    </w:rPr>
                    <w:tab/>
                    <w:t>port: “3300”;</w:t>
                  </w:r>
                </w:p>
                <w:p w:rsidR="000D75C7" w:rsidRDefault="000D75C7" w:rsidP="00A20D00">
                  <w:pPr>
                    <w:spacing w:after="0" w:line="240" w:lineRule="auto"/>
                    <w:rPr>
                      <w:rFonts w:ascii="Courier New" w:hAnsi="Courier New" w:cs="Courier New"/>
                    </w:rPr>
                  </w:pPr>
                  <w:r>
                    <w:rPr>
                      <w:rFonts w:ascii="Courier New" w:hAnsi="Courier New" w:cs="Courier New"/>
                    </w:rPr>
                    <w:tab/>
                    <w:t>user: “root”;</w:t>
                  </w:r>
                </w:p>
                <w:p w:rsidR="000D75C7" w:rsidRDefault="000D75C7" w:rsidP="00A20D00">
                  <w:pPr>
                    <w:spacing w:after="0" w:line="240" w:lineRule="auto"/>
                    <w:rPr>
                      <w:rFonts w:ascii="Courier New" w:hAnsi="Courier New" w:cs="Courier New"/>
                    </w:rPr>
                  </w:pPr>
                  <w:r>
                    <w:rPr>
                      <w:rFonts w:ascii="Courier New" w:hAnsi="Courier New" w:cs="Courier New"/>
                    </w:rPr>
                    <w:tab/>
                    <w:t>password: “”;</w:t>
                  </w:r>
                </w:p>
                <w:p w:rsidR="000D75C7" w:rsidRDefault="000D75C7" w:rsidP="00A20D00">
                  <w:pPr>
                    <w:spacing w:after="0" w:line="240" w:lineRule="auto"/>
                    <w:rPr>
                      <w:rFonts w:ascii="Courier New" w:hAnsi="Courier New" w:cs="Courier New"/>
                    </w:rPr>
                  </w:pPr>
                  <w:r>
                    <w:rPr>
                      <w:rFonts w:ascii="Courier New" w:hAnsi="Courier New" w:cs="Courier New"/>
                    </w:rPr>
                    <w:tab/>
                    <w:t>database: “project”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exports.getConnection = function(callback){</w:t>
                  </w:r>
                </w:p>
                <w:p w:rsidR="000D75C7" w:rsidRDefault="000D75C7" w:rsidP="00A20D00">
                  <w:pPr>
                    <w:spacing w:after="0" w:line="240" w:lineRule="auto"/>
                    <w:rPr>
                      <w:rFonts w:ascii="Courier New" w:hAnsi="Courier New" w:cs="Courier New"/>
                    </w:rPr>
                  </w:pPr>
                  <w:r>
                    <w:rPr>
                      <w:rFonts w:ascii="Courier New" w:hAnsi="Courier New" w:cs="Courier New"/>
                    </w:rPr>
                    <w:tab/>
                    <w:t>pool.getConnection(function(err, connection){</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callback(err, connection);</w:t>
                  </w:r>
                </w:p>
                <w:p w:rsidR="000D75C7" w:rsidRDefault="000D75C7" w:rsidP="00A20D00">
                  <w:pPr>
                    <w:spacing w:after="0" w:line="240" w:lineRule="auto"/>
                    <w:ind w:firstLine="720"/>
                    <w:rPr>
                      <w:rFonts w:ascii="Courier New" w:hAnsi="Courier New" w:cs="Courier New"/>
                    </w:rPr>
                  </w:pPr>
                  <w:r>
                    <w:rPr>
                      <w:rFonts w:ascii="Courier New" w:hAnsi="Courier New" w:cs="Courier New"/>
                    </w:rPr>
                    <w:t>});</w:t>
                  </w:r>
                </w:p>
                <w:p w:rsidR="000D75C7" w:rsidRPr="005F0A18"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Pr="005F0A18" w:rsidRDefault="00A20D00" w:rsidP="00A20D00">
      <w:pPr>
        <w:jc w:val="both"/>
        <w:rPr>
          <w:rFonts w:ascii="Times New Roman" w:hAnsi="Times New Roman" w:cs="Times New Roman"/>
          <w:sz w:val="24"/>
          <w:szCs w:val="24"/>
        </w:rPr>
      </w:pPr>
      <w:r>
        <w:rPr>
          <w:rFonts w:ascii="Times New Roman" w:hAnsi="Times New Roman" w:cs="Times New Roman"/>
          <w:sz w:val="24"/>
          <w:szCs w:val="24"/>
        </w:rPr>
        <w:t xml:space="preserve"> </w:t>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D53386">
      <w:pPr>
        <w:spacing w:after="0" w:line="240" w:lineRule="auto"/>
        <w:jc w:val="both"/>
        <w:rPr>
          <w:rFonts w:ascii="Times New Roman" w:hAnsi="Times New Roman" w:cs="Times New Roman"/>
          <w:sz w:val="24"/>
          <w:szCs w:val="24"/>
          <w:lang w:val="sr-Latn-BA"/>
        </w:rPr>
      </w:pPr>
    </w:p>
    <w:p w:rsidR="00A20D00" w:rsidRDefault="00A20D00" w:rsidP="00D53386">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Kako bi organizacija koda bila što bolja, za svaki </w:t>
      </w:r>
      <w:r w:rsidRPr="00A0714E">
        <w:rPr>
          <w:rFonts w:ascii="Times New Roman" w:hAnsi="Times New Roman" w:cs="Times New Roman"/>
          <w:i/>
          <w:sz w:val="24"/>
          <w:szCs w:val="24"/>
          <w:lang w:val="sr-Latn-BA"/>
        </w:rPr>
        <w:t>API</w:t>
      </w:r>
      <w:r>
        <w:rPr>
          <w:rFonts w:ascii="Times New Roman" w:hAnsi="Times New Roman" w:cs="Times New Roman"/>
          <w:sz w:val="24"/>
          <w:szCs w:val="24"/>
          <w:lang w:val="sr-Latn-BA"/>
        </w:rPr>
        <w:t xml:space="preserve"> (</w:t>
      </w:r>
      <w:r w:rsidRPr="00A0714E">
        <w:rPr>
          <w:rFonts w:ascii="Times New Roman" w:hAnsi="Times New Roman" w:cs="Times New Roman"/>
          <w:i/>
          <w:sz w:val="24"/>
          <w:szCs w:val="24"/>
          <w:lang w:val="sr-Latn-BA"/>
        </w:rPr>
        <w:t>user</w:t>
      </w:r>
      <w:r>
        <w:rPr>
          <w:rFonts w:ascii="Times New Roman" w:hAnsi="Times New Roman" w:cs="Times New Roman"/>
          <w:sz w:val="24"/>
          <w:szCs w:val="24"/>
          <w:lang w:val="sr-Latn-BA"/>
        </w:rPr>
        <w:t xml:space="preserve">, </w:t>
      </w:r>
      <w:r w:rsidRPr="00A0714E">
        <w:rPr>
          <w:rFonts w:ascii="Times New Roman" w:hAnsi="Times New Roman" w:cs="Times New Roman"/>
          <w:i/>
          <w:sz w:val="24"/>
          <w:szCs w:val="24"/>
          <w:lang w:val="sr-Latn-BA"/>
        </w:rPr>
        <w:t>restaurant</w:t>
      </w:r>
      <w:r>
        <w:rPr>
          <w:rFonts w:ascii="Times New Roman" w:hAnsi="Times New Roman" w:cs="Times New Roman"/>
          <w:sz w:val="24"/>
          <w:szCs w:val="24"/>
          <w:lang w:val="sr-Latn-BA"/>
        </w:rPr>
        <w:t xml:space="preserve">, </w:t>
      </w:r>
      <w:r w:rsidRPr="00A0714E">
        <w:rPr>
          <w:rFonts w:ascii="Times New Roman" w:hAnsi="Times New Roman" w:cs="Times New Roman"/>
          <w:i/>
          <w:sz w:val="24"/>
          <w:szCs w:val="24"/>
          <w:lang w:val="sr-Latn-BA"/>
        </w:rPr>
        <w:t>offer</w:t>
      </w:r>
      <w:r>
        <w:rPr>
          <w:rFonts w:ascii="Times New Roman" w:hAnsi="Times New Roman" w:cs="Times New Roman"/>
          <w:sz w:val="24"/>
          <w:szCs w:val="24"/>
          <w:lang w:val="sr-Latn-BA"/>
        </w:rPr>
        <w:t xml:space="preserve">) sa metodama za pristup bazi, kreiran je zaseban modul. Kao primjer biće naveden modul </w:t>
      </w:r>
      <w:r w:rsidRPr="00A0714E">
        <w:rPr>
          <w:rFonts w:ascii="Times New Roman" w:hAnsi="Times New Roman" w:cs="Times New Roman"/>
          <w:i/>
          <w:sz w:val="24"/>
          <w:szCs w:val="24"/>
          <w:lang w:val="sr-Latn-BA"/>
        </w:rPr>
        <w:t>userDB</w:t>
      </w:r>
      <w:r>
        <w:rPr>
          <w:rFonts w:ascii="Times New Roman" w:hAnsi="Times New Roman" w:cs="Times New Roman"/>
          <w:sz w:val="24"/>
          <w:szCs w:val="24"/>
          <w:lang w:val="sr-Latn-BA"/>
        </w:rPr>
        <w:t xml:space="preserve"> i jedna od funkcija </w:t>
      </w:r>
      <w:r w:rsidRPr="00302CE0">
        <w:rPr>
          <w:rFonts w:ascii="Times New Roman" w:hAnsi="Times New Roman" w:cs="Times New Roman"/>
          <w:i/>
          <w:sz w:val="24"/>
          <w:szCs w:val="24"/>
          <w:lang w:val="sr-Latn-BA"/>
        </w:rPr>
        <w:t>loginUser</w:t>
      </w:r>
      <w:r>
        <w:rPr>
          <w:rFonts w:ascii="Times New Roman" w:hAnsi="Times New Roman" w:cs="Times New Roman"/>
          <w:sz w:val="24"/>
          <w:szCs w:val="24"/>
          <w:lang w:val="sr-Latn-BA"/>
        </w:rPr>
        <w:t xml:space="preserve"> koje se </w:t>
      </w:r>
      <w:r w:rsidRPr="00A0714E">
        <w:rPr>
          <w:rFonts w:ascii="Times New Roman" w:hAnsi="Times New Roman" w:cs="Times New Roman"/>
          <w:i/>
          <w:sz w:val="24"/>
          <w:szCs w:val="24"/>
          <w:lang w:val="sr-Latn-BA"/>
        </w:rPr>
        <w:t>export</w:t>
      </w:r>
      <w:r>
        <w:rPr>
          <w:rFonts w:ascii="Times New Roman" w:hAnsi="Times New Roman" w:cs="Times New Roman"/>
          <w:sz w:val="24"/>
          <w:szCs w:val="24"/>
          <w:lang w:val="sr-Latn-BA"/>
        </w:rPr>
        <w:t xml:space="preserve">-uju. Sve druge funkcije realizovane su na sličan način. Na Slici </w:t>
      </w:r>
      <w:r w:rsidR="00D53386">
        <w:rPr>
          <w:rFonts w:ascii="Times New Roman" w:hAnsi="Times New Roman" w:cs="Times New Roman"/>
          <w:sz w:val="24"/>
          <w:szCs w:val="24"/>
          <w:lang w:val="sr-Latn-BA"/>
        </w:rPr>
        <w:t xml:space="preserve">9.5 </w:t>
      </w:r>
      <w:r>
        <w:rPr>
          <w:rFonts w:ascii="Times New Roman" w:hAnsi="Times New Roman" w:cs="Times New Roman"/>
          <w:sz w:val="24"/>
          <w:szCs w:val="24"/>
          <w:lang w:val="sr-Latn-BA"/>
        </w:rPr>
        <w:t xml:space="preserve"> je prikazana funkcija </w:t>
      </w:r>
      <w:r w:rsidRPr="00A0714E">
        <w:rPr>
          <w:rFonts w:ascii="Times New Roman" w:hAnsi="Times New Roman" w:cs="Times New Roman"/>
          <w:i/>
          <w:sz w:val="24"/>
          <w:szCs w:val="24"/>
          <w:lang w:val="sr-Latn-BA"/>
        </w:rPr>
        <w:t>loginUser</w:t>
      </w:r>
      <w:r>
        <w:rPr>
          <w:rFonts w:ascii="Times New Roman" w:hAnsi="Times New Roman" w:cs="Times New Roman"/>
          <w:sz w:val="24"/>
          <w:szCs w:val="24"/>
          <w:lang w:val="sr-Latn-BA"/>
        </w:rPr>
        <w:t xml:space="preserve"> u kojoj se aplikacija povezuje sa bazom radi provjere da li je korisnik prijavljen na sistem. </w:t>
      </w:r>
    </w:p>
    <w:p w:rsidR="00A20D00" w:rsidRDefault="00A20D00"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noProof/>
        </w:rPr>
        <w:lastRenderedPageBreak/>
        <w:pict>
          <v:shape id="Text Box 81" o:spid="_x0000_s1100" type="#_x0000_t202" style="position:absolute;left:0;text-align:left;margin-left:0;margin-top:420.75pt;width:450pt;height:21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" stroked="f">
            <v:path arrowok="t"/>
            <v:textbox style="mso-fit-shape-to-text:t" inset="0,0,0,0">
              <w:txbxContent>
                <w:p w:rsidR="000D75C7" w:rsidRPr="00D53386" w:rsidRDefault="000D75C7" w:rsidP="00A20D00">
                  <w:pPr>
                    <w:pStyle w:val="Caption"/>
                    <w:jc w:val="center"/>
                    <w:rPr>
                      <w:rFonts w:ascii="Times New Roman" w:hAnsi="Times New Roman" w:cs="Times New Roman"/>
                      <w:i/>
                      <w:noProof/>
                      <w:sz w:val="24"/>
                      <w:szCs w:val="24"/>
                    </w:rPr>
                  </w:pPr>
                  <w:r w:rsidRPr="00D53386">
                    <w:rPr>
                      <w:rFonts w:ascii="Times New Roman" w:hAnsi="Times New Roman" w:cs="Times New Roman"/>
                      <w:i/>
                    </w:rPr>
                    <w:t>Slika 9.5 – Slanje upita na bazu u funkciji “loginUser”</w:t>
                  </w:r>
                </w:p>
              </w:txbxContent>
            </v:textbox>
          </v:shape>
        </w:pict>
      </w:r>
      <w:r>
        <w:rPr>
          <w:rFonts w:ascii="Times New Roman" w:hAnsi="Times New Roman" w:cs="Times New Roman"/>
          <w:noProof/>
          <w:sz w:val="24"/>
          <w:szCs w:val="24"/>
        </w:rPr>
        <w:pict>
          <v:shape id="Text Box 63" o:spid="_x0000_s1101" type="#_x0000_t202" style="position:absolute;left:0;text-align:left;margin-left:0;margin-top:18.75pt;width:450pt;height:397.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" fillcolor="white [3201]" strokeweight=".5pt">
            <v:path arrowok="t"/>
            <v:textbox>
              <w:txbxContent>
                <w:p w:rsidR="000D75C7" w:rsidRDefault="000D75C7" w:rsidP="00A20D00">
                  <w:pPr>
                    <w:spacing w:after="0" w:line="240" w:lineRule="auto"/>
                    <w:rPr>
                      <w:rFonts w:ascii="Courier New" w:hAnsi="Courier New" w:cs="Courier New"/>
                    </w:rPr>
                  </w:pPr>
                  <w:r>
                    <w:rPr>
                      <w:rFonts w:ascii="Courier New" w:hAnsi="Courier New" w:cs="Courier New"/>
                    </w:rPr>
                    <w:t>//userDB.js</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var mysql = require(‘./mysqlConnection’);</w:t>
                  </w:r>
                </w:p>
                <w:p w:rsidR="000D75C7" w:rsidRDefault="000D75C7" w:rsidP="00A20D00">
                  <w:pPr>
                    <w:spacing w:after="0" w:line="240" w:lineRule="auto"/>
                    <w:rPr>
                      <w:rFonts w:ascii="Courier New" w:hAnsi="Courier New" w:cs="Courier New"/>
                    </w:rPr>
                  </w:pPr>
                  <w:r>
                    <w:rPr>
                      <w:rFonts w:ascii="Courier New" w:hAnsi="Courier New" w:cs="Courier New"/>
                    </w:rPr>
                    <w:t>const User = require(‘./../../model/user’);</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exports.loginUser = function(username, password, cb){</w:t>
                  </w:r>
                </w:p>
                <w:p w:rsidR="000D75C7" w:rsidRDefault="000D75C7" w:rsidP="00A20D00">
                  <w:pPr>
                    <w:spacing w:after="0" w:line="240" w:lineRule="auto"/>
                    <w:jc w:val="both"/>
                    <w:rPr>
                      <w:rFonts w:ascii="Courier New" w:hAnsi="Courier New" w:cs="Courier New"/>
                    </w:rPr>
                  </w:pPr>
                  <w:r>
                    <w:rPr>
                      <w:rFonts w:ascii="Courier New" w:hAnsi="Courier New" w:cs="Courier New"/>
                    </w:rPr>
                    <w:tab/>
                    <w:t>mysql.getConnection(function(err, connection){</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if(err) cb(err);</w:t>
                  </w:r>
                </w:p>
                <w:p w:rsidR="000D75C7" w:rsidRDefault="000D75C7" w:rsidP="00A20D00">
                  <w:pPr>
                    <w:spacing w:after="0" w:line="240" w:lineRule="auto"/>
                    <w:rPr>
                      <w:rFonts w:ascii="Courier New" w:hAnsi="Courier New" w:cs="Courier New"/>
                    </w:rPr>
                  </w:pPr>
                  <w:r>
                    <w:rPr>
                      <w:rFonts w:ascii="Courier New" w:hAnsi="Courier New" w:cs="Courier New"/>
                    </w:rPr>
                    <w:tab/>
                  </w:r>
                  <w:r>
                    <w:rPr>
                      <w:rFonts w:ascii="Courier New" w:hAnsi="Courier New" w:cs="Courier New"/>
                    </w:rPr>
                    <w:tab/>
                    <w:t>else{</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ab/>
                    <w:t>let sql = ‘SELECT * FROM user WHERE username = ? AND password = ?’;</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let values = [username, password];</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connection.query(sql, values, function(err, rows){</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ab/>
                    <w:t>if(err) cb(err);</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ab/>
                    <w:t>else{</w:t>
                  </w:r>
                </w:p>
                <w:p w:rsidR="000D75C7" w:rsidRDefault="000D75C7" w:rsidP="00A20D00">
                  <w:pPr>
                    <w:spacing w:after="0" w:line="240" w:lineRule="auto"/>
                    <w:ind w:left="1440" w:firstLine="720"/>
                    <w:rPr>
                      <w:rFonts w:ascii="Courier New" w:hAnsi="Courier New" w:cs="Courier New"/>
                    </w:rPr>
                  </w:pPr>
                  <w:r>
                    <w:rPr>
                      <w:rFonts w:ascii="Courier New" w:hAnsi="Courier New" w:cs="Courier New"/>
                    </w:rPr>
                    <w:tab/>
                    <w:t>connection.release();</w:t>
                  </w:r>
                </w:p>
                <w:p w:rsidR="000D75C7" w:rsidRDefault="000D75C7" w:rsidP="00A20D00">
                  <w:pPr>
                    <w:spacing w:after="0" w:line="240" w:lineRule="auto"/>
                    <w:ind w:left="1440" w:firstLine="720"/>
                    <w:rPr>
                      <w:rFonts w:ascii="Courier New" w:hAnsi="Courier New" w:cs="Courier New"/>
                    </w:rPr>
                  </w:pPr>
                  <w:r>
                    <w:rPr>
                      <w:rFonts w:ascii="Courier New" w:hAnsi="Courier New" w:cs="Courier New"/>
                    </w:rPr>
                    <w:tab/>
                    <w:t>if(rows[0] !== undefined){</w:t>
                  </w:r>
                </w:p>
                <w:p w:rsidR="000D75C7" w:rsidRDefault="000D75C7" w:rsidP="00A20D00">
                  <w:pPr>
                    <w:spacing w:after="0" w:line="240" w:lineRule="auto"/>
                    <w:ind w:left="1440" w:firstLine="720"/>
                    <w:rPr>
                      <w:rFonts w:ascii="Courier New" w:hAnsi="Courier New" w:cs="Courier New"/>
                    </w:rPr>
                  </w:pPr>
                  <w:r>
                    <w:rPr>
                      <w:rFonts w:ascii="Courier New" w:hAnsi="Courier New" w:cs="Courier New"/>
                    </w:rPr>
                    <w:tab/>
                  </w:r>
                  <w:r>
                    <w:rPr>
                      <w:rFonts w:ascii="Courier New" w:hAnsi="Courier New" w:cs="Courier New"/>
                    </w:rPr>
                    <w:tab/>
                    <w:t>user = new User(rows[0].iduser, rows[0].username, rows[0].first_name, rows[0].last_name, rows[0].phone, rows[0].email, rows[0].role);</w:t>
                  </w:r>
                </w:p>
                <w:p w:rsidR="000D75C7" w:rsidRDefault="000D75C7" w:rsidP="00A20D00">
                  <w:pPr>
                    <w:spacing w:after="0" w:line="240" w:lineRule="auto"/>
                    <w:ind w:left="2160" w:firstLine="720"/>
                    <w:rPr>
                      <w:rFonts w:ascii="Courier New" w:hAnsi="Courier New" w:cs="Courier New"/>
                    </w:rPr>
                  </w:pPr>
                  <w:r>
                    <w:rPr>
                      <w:rFonts w:ascii="Courier New" w:hAnsi="Courier New" w:cs="Courier New"/>
                    </w:rPr>
                    <w:t>cb(user);</w:t>
                  </w:r>
                </w:p>
                <w:p w:rsidR="000D75C7" w:rsidRDefault="000D75C7" w:rsidP="00A20D00">
                  <w:pPr>
                    <w:spacing w:after="0" w:line="240" w:lineRule="auto"/>
                    <w:ind w:left="1440" w:firstLine="720"/>
                    <w:rPr>
                      <w:rFonts w:ascii="Courier New" w:hAnsi="Courier New" w:cs="Courier New"/>
                    </w:rPr>
                  </w:pPr>
                </w:p>
                <w:p w:rsidR="000D75C7" w:rsidRDefault="000D75C7" w:rsidP="00A20D00">
                  <w:pPr>
                    <w:spacing w:after="0" w:line="240" w:lineRule="auto"/>
                    <w:ind w:left="2160" w:firstLine="720"/>
                    <w:rPr>
                      <w:rFonts w:ascii="Courier New" w:hAnsi="Courier New" w:cs="Courier New"/>
                    </w:rPr>
                  </w:pPr>
                  <w:r>
                    <w:rPr>
                      <w:rFonts w:ascii="Courier New" w:hAnsi="Courier New" w:cs="Courier New"/>
                    </w:rPr>
                    <w:t>}</w:t>
                  </w:r>
                </w:p>
                <w:p w:rsidR="000D75C7" w:rsidRDefault="000D75C7" w:rsidP="00A20D00">
                  <w:pPr>
                    <w:spacing w:after="0" w:line="240" w:lineRule="auto"/>
                    <w:ind w:left="2880"/>
                    <w:rPr>
                      <w:rFonts w:ascii="Courier New" w:hAnsi="Courier New" w:cs="Courier New"/>
                    </w:rPr>
                  </w:pPr>
                  <w:r>
                    <w:rPr>
                      <w:rFonts w:ascii="Courier New" w:hAnsi="Courier New" w:cs="Courier New"/>
                    </w:rPr>
                    <w:t>else { cb(new Error(‘Username or Password is incorrect’)); }</w:t>
                  </w:r>
                </w:p>
                <w:p w:rsidR="000D75C7" w:rsidRDefault="000D75C7" w:rsidP="00A20D00">
                  <w:pPr>
                    <w:spacing w:after="0" w:line="240" w:lineRule="auto"/>
                    <w:ind w:left="1440" w:firstLine="720"/>
                    <w:rPr>
                      <w:rFonts w:ascii="Courier New" w:hAnsi="Courier New" w:cs="Courier New"/>
                    </w:rPr>
                  </w:pPr>
                  <w:r>
                    <w:rPr>
                      <w:rFonts w:ascii="Courier New" w:hAnsi="Courier New" w:cs="Courier New"/>
                    </w:rPr>
                    <w:t>}</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ind w:left="720" w:firstLine="720"/>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A0714E"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Pr="009B127C" w:rsidRDefault="00A20D00" w:rsidP="00A20D00">
      <w:pPr>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Pr="009B127C" w:rsidRDefault="00A20D00" w:rsidP="00D53386">
      <w:pPr>
        <w:spacing w:after="0" w:line="240" w:lineRule="auto"/>
        <w:jc w:val="both"/>
        <w:rPr>
          <w:rFonts w:ascii="Times New Roman" w:hAnsi="Times New Roman" w:cs="Times New Roman"/>
          <w:sz w:val="24"/>
          <w:szCs w:val="24"/>
        </w:rPr>
      </w:pPr>
      <w:r w:rsidRPr="009B127C">
        <w:rPr>
          <w:rFonts w:ascii="Times New Roman" w:hAnsi="Times New Roman" w:cs="Times New Roman"/>
          <w:sz w:val="24"/>
          <w:szCs w:val="24"/>
          <w:lang w:val="sr-Latn-BA"/>
        </w:rPr>
        <w:tab/>
        <w:t xml:space="preserve">Kao parametri funkcije </w:t>
      </w:r>
      <w:r w:rsidRPr="009B127C">
        <w:rPr>
          <w:rFonts w:ascii="Times New Roman" w:hAnsi="Times New Roman" w:cs="Times New Roman"/>
          <w:i/>
          <w:sz w:val="24"/>
          <w:szCs w:val="24"/>
          <w:lang w:val="sr-Latn-BA"/>
        </w:rPr>
        <w:t xml:space="preserve">loginUser </w:t>
      </w:r>
      <w:r w:rsidRPr="009B127C">
        <w:rPr>
          <w:rFonts w:ascii="Times New Roman" w:hAnsi="Times New Roman" w:cs="Times New Roman"/>
          <w:sz w:val="24"/>
          <w:szCs w:val="24"/>
          <w:lang w:val="sr-Latn-BA"/>
        </w:rPr>
        <w:t xml:space="preserve">proslijeđeni su </w:t>
      </w:r>
      <w:r w:rsidRPr="009B127C">
        <w:rPr>
          <w:rFonts w:ascii="Times New Roman" w:hAnsi="Times New Roman" w:cs="Times New Roman"/>
          <w:i/>
          <w:sz w:val="24"/>
          <w:szCs w:val="24"/>
          <w:lang w:val="sr-Latn-BA"/>
        </w:rPr>
        <w:t>username</w:t>
      </w:r>
      <w:r w:rsidRPr="009B127C">
        <w:rPr>
          <w:rFonts w:ascii="Times New Roman" w:hAnsi="Times New Roman" w:cs="Times New Roman"/>
          <w:sz w:val="24"/>
          <w:szCs w:val="24"/>
          <w:lang w:val="sr-Latn-BA"/>
        </w:rPr>
        <w:t xml:space="preserve"> i </w:t>
      </w:r>
      <w:r w:rsidRPr="009B127C">
        <w:rPr>
          <w:rFonts w:ascii="Times New Roman" w:hAnsi="Times New Roman" w:cs="Times New Roman"/>
          <w:i/>
          <w:sz w:val="24"/>
          <w:szCs w:val="24"/>
          <w:lang w:val="sr-Latn-BA"/>
        </w:rPr>
        <w:t>password</w:t>
      </w:r>
      <w:r w:rsidRPr="009B127C">
        <w:rPr>
          <w:rFonts w:ascii="Times New Roman" w:hAnsi="Times New Roman" w:cs="Times New Roman"/>
          <w:sz w:val="24"/>
          <w:szCs w:val="24"/>
          <w:lang w:val="sr-Latn-BA"/>
        </w:rPr>
        <w:t xml:space="preserve"> korisnika, na osnovu kojih se kreira </w:t>
      </w:r>
      <w:r w:rsidRPr="009B127C">
        <w:rPr>
          <w:rFonts w:ascii="Times New Roman" w:hAnsi="Times New Roman" w:cs="Times New Roman"/>
          <w:i/>
          <w:sz w:val="24"/>
          <w:szCs w:val="24"/>
          <w:lang w:val="sr-Latn-BA"/>
        </w:rPr>
        <w:t>sql</w:t>
      </w:r>
      <w:r w:rsidRPr="009B127C">
        <w:rPr>
          <w:rFonts w:ascii="Times New Roman" w:hAnsi="Times New Roman" w:cs="Times New Roman"/>
          <w:sz w:val="24"/>
          <w:szCs w:val="24"/>
          <w:lang w:val="sr-Latn-BA"/>
        </w:rPr>
        <w:t xml:space="preserve"> upit da li u bazi postoji korisnik sa ovim vrijednostima. Ukoliko korisnik postoji u bazi, kreira se objekat </w:t>
      </w:r>
      <w:r w:rsidRPr="009B127C">
        <w:rPr>
          <w:rFonts w:ascii="Times New Roman" w:hAnsi="Times New Roman" w:cs="Times New Roman"/>
          <w:i/>
          <w:sz w:val="24"/>
          <w:szCs w:val="24"/>
          <w:lang w:val="sr-Latn-BA"/>
        </w:rPr>
        <w:t>user</w:t>
      </w:r>
      <w:r>
        <w:rPr>
          <w:rFonts w:ascii="Times New Roman" w:hAnsi="Times New Roman" w:cs="Times New Roman"/>
          <w:sz w:val="24"/>
          <w:szCs w:val="24"/>
        </w:rPr>
        <w:t xml:space="preserve"> sa svim atributima dobijen</w:t>
      </w:r>
      <w:r w:rsidRPr="009B127C">
        <w:rPr>
          <w:rFonts w:ascii="Times New Roman" w:hAnsi="Times New Roman" w:cs="Times New Roman"/>
          <w:sz w:val="24"/>
          <w:szCs w:val="24"/>
        </w:rPr>
        <w:t>im iz baze podataka.</w:t>
      </w:r>
    </w:p>
    <w:p w:rsidR="00A20D00" w:rsidRDefault="00A20D00" w:rsidP="00D53386">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D53386" w:rsidRDefault="00D53386" w:rsidP="00A20D00">
      <w:pPr>
        <w:jc w:val="both"/>
        <w:rPr>
          <w:rFonts w:ascii="Times New Roman" w:hAnsi="Times New Roman" w:cs="Times New Roman"/>
          <w:sz w:val="24"/>
          <w:szCs w:val="24"/>
          <w:lang w:val="sr-Latn-BA"/>
        </w:rPr>
      </w:pPr>
    </w:p>
    <w:p w:rsidR="00A20D00" w:rsidRPr="004007BC" w:rsidRDefault="00A20D00" w:rsidP="00A20D00">
      <w:pPr>
        <w:jc w:val="both"/>
        <w:rPr>
          <w:rFonts w:ascii="Times New Roman" w:hAnsi="Times New Roman" w:cs="Times New Roman"/>
          <w:sz w:val="24"/>
          <w:szCs w:val="24"/>
          <w:lang w:val="sr-Latn-BA"/>
        </w:rPr>
      </w:pPr>
    </w:p>
    <w:p w:rsidR="00A20D00" w:rsidRPr="00144BBD" w:rsidRDefault="00A20D00" w:rsidP="00D53386">
      <w:pPr>
        <w:pStyle w:val="Heading2"/>
        <w:spacing w:line="240" w:lineRule="auto"/>
        <w:jc w:val="both"/>
        <w:rPr>
          <w:rFonts w:ascii="Times New Roman" w:hAnsi="Times New Roman" w:cs="Times New Roman"/>
          <w:lang w:val="sr-Latn-BA"/>
        </w:rPr>
      </w:pPr>
      <w:bookmarkStart w:id="29" w:name="_Toc9960924"/>
      <w:r w:rsidRPr="00144BBD">
        <w:rPr>
          <w:rFonts w:ascii="Times New Roman" w:hAnsi="Times New Roman" w:cs="Times New Roman"/>
          <w:lang w:val="sr-Latn-BA"/>
        </w:rPr>
        <w:lastRenderedPageBreak/>
        <w:t>Klijentski dio aplikacije</w:t>
      </w:r>
      <w:bookmarkEnd w:id="29"/>
    </w:p>
    <w:p w:rsidR="00385168" w:rsidRDefault="00385168" w:rsidP="00D53386">
      <w:pPr>
        <w:spacing w:after="0" w:line="240" w:lineRule="auto"/>
        <w:ind w:firstLine="576"/>
        <w:jc w:val="both"/>
        <w:rPr>
          <w:lang w:val="sr-Latn-BA"/>
        </w:rPr>
      </w:pPr>
    </w:p>
    <w:p w:rsidR="00F5378B" w:rsidRDefault="00491487" w:rsidP="00D53386">
      <w:pPr>
        <w:spacing w:after="0" w:line="240" w:lineRule="auto"/>
        <w:ind w:firstLine="576"/>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Za realizaciju klijentskog dijela </w:t>
      </w:r>
      <w:r w:rsidRPr="00491487">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aplikacije korišten je Angular verzija 6. Svi potrebni resursi na klijentskoj </w:t>
      </w:r>
      <w:r w:rsidR="004B3B13">
        <w:rPr>
          <w:rFonts w:ascii="Times New Roman" w:hAnsi="Times New Roman" w:cs="Times New Roman"/>
          <w:sz w:val="24"/>
          <w:szCs w:val="24"/>
          <w:lang w:val="sr-Latn-BA"/>
        </w:rPr>
        <w:t>strani se preuzimaju sa prethodno opisanog servera.</w:t>
      </w:r>
    </w:p>
    <w:p w:rsidR="00385168" w:rsidRDefault="00385168" w:rsidP="00385168">
      <w:pPr>
        <w:spacing w:after="0" w:line="240" w:lineRule="auto"/>
        <w:jc w:val="both"/>
        <w:rPr>
          <w:rFonts w:ascii="Times New Roman" w:hAnsi="Times New Roman" w:cs="Times New Roman"/>
          <w:sz w:val="24"/>
          <w:szCs w:val="24"/>
          <w:lang w:val="sr-Latn-BA"/>
        </w:rPr>
      </w:pPr>
    </w:p>
    <w:p w:rsidR="00A20D00" w:rsidRDefault="00A20D00" w:rsidP="00385168">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Kada se aplikacija pokrene, prvo se prikazuje </w:t>
      </w:r>
      <w:r w:rsidRPr="006E187D">
        <w:rPr>
          <w:rFonts w:ascii="Times New Roman" w:hAnsi="Times New Roman" w:cs="Times New Roman"/>
          <w:i/>
          <w:sz w:val="24"/>
          <w:szCs w:val="24"/>
          <w:lang w:val="sr-Latn-BA"/>
        </w:rPr>
        <w:t>home</w:t>
      </w:r>
      <w:r>
        <w:rPr>
          <w:rFonts w:ascii="Times New Roman" w:hAnsi="Times New Roman" w:cs="Times New Roman"/>
          <w:sz w:val="24"/>
          <w:szCs w:val="24"/>
          <w:lang w:val="sr-Latn-BA"/>
        </w:rPr>
        <w:t xml:space="preserve"> stranica kojoj imaju pristup svi korisnici. Na </w:t>
      </w:r>
      <w:r w:rsidRPr="003850B9">
        <w:rPr>
          <w:rFonts w:ascii="Times New Roman" w:hAnsi="Times New Roman" w:cs="Times New Roman"/>
          <w:i/>
          <w:sz w:val="24"/>
          <w:szCs w:val="24"/>
          <w:lang w:val="sr-Latn-BA"/>
        </w:rPr>
        <w:t>home</w:t>
      </w:r>
      <w:r>
        <w:rPr>
          <w:rFonts w:ascii="Times New Roman" w:hAnsi="Times New Roman" w:cs="Times New Roman"/>
          <w:sz w:val="24"/>
          <w:szCs w:val="24"/>
          <w:lang w:val="sr-Latn-BA"/>
        </w:rPr>
        <w:t xml:space="preserve"> stranici je prikazana lista restorana sa osnovnim informacijama. Ukoliko korisnik želi pogledati ponude i naručiti ih</w:t>
      </w:r>
      <w:r w:rsidR="00F5378B">
        <w:rPr>
          <w:rFonts w:ascii="Times New Roman" w:hAnsi="Times New Roman" w:cs="Times New Roman"/>
          <w:sz w:val="24"/>
          <w:szCs w:val="24"/>
          <w:lang w:val="sr-Latn-BA"/>
        </w:rPr>
        <w:t xml:space="preserve">, </w:t>
      </w:r>
      <w:r>
        <w:rPr>
          <w:rFonts w:ascii="Times New Roman" w:hAnsi="Times New Roman" w:cs="Times New Roman"/>
          <w:sz w:val="24"/>
          <w:szCs w:val="24"/>
          <w:lang w:val="sr-Latn-BA"/>
        </w:rPr>
        <w:t xml:space="preserve">potrebno je da bude prijavljen na sistem. Korisniku koji nije prijavljen, a želi pogledati ponude nekog od restorana, prikazuje se poruka o tome da je potrebno da se prvo prijavi na sistem. Da bi se korisnici mogli prijaviti na sistem treba da budu registrovani. Korisnici se mogu registrovati izborom navigacione veze </w:t>
      </w:r>
      <w:r w:rsidRPr="00653FED">
        <w:rPr>
          <w:rFonts w:ascii="Times New Roman" w:hAnsi="Times New Roman" w:cs="Times New Roman"/>
          <w:i/>
          <w:sz w:val="24"/>
          <w:szCs w:val="24"/>
          <w:lang w:val="sr-Latn-BA"/>
        </w:rPr>
        <w:t>Sign up</w:t>
      </w:r>
      <w:r>
        <w:rPr>
          <w:rFonts w:ascii="Times New Roman" w:hAnsi="Times New Roman" w:cs="Times New Roman"/>
          <w:sz w:val="24"/>
          <w:szCs w:val="24"/>
          <w:lang w:val="sr-Latn-BA"/>
        </w:rPr>
        <w:t xml:space="preserve"> iz linije za navigaciju, kojom se otvara stranica za registraciju koja je prikazana na Slici </w:t>
      </w:r>
      <w:r w:rsidR="00D53386">
        <w:rPr>
          <w:rFonts w:ascii="Times New Roman" w:hAnsi="Times New Roman" w:cs="Times New Roman"/>
          <w:sz w:val="24"/>
          <w:szCs w:val="24"/>
          <w:lang w:val="sr-Latn-BA"/>
        </w:rPr>
        <w:t>9.6</w:t>
      </w:r>
      <w:r>
        <w:rPr>
          <w:rFonts w:ascii="Times New Roman" w:hAnsi="Times New Roman" w:cs="Times New Roman"/>
          <w:sz w:val="24"/>
          <w:szCs w:val="24"/>
          <w:lang w:val="sr-Latn-BA"/>
        </w:rPr>
        <w:t>.</w:t>
      </w:r>
    </w:p>
    <w:p w:rsidR="00D53386" w:rsidRDefault="00D53386" w:rsidP="00D53386">
      <w:pPr>
        <w:spacing w:after="0" w:line="240" w:lineRule="auto"/>
        <w:ind w:firstLine="576"/>
        <w:jc w:val="both"/>
        <w:rPr>
          <w:rFonts w:ascii="Times New Roman" w:hAnsi="Times New Roman" w:cs="Times New Roman"/>
          <w:sz w:val="24"/>
          <w:szCs w:val="24"/>
          <w:lang w:val="sr-Latn-BA"/>
        </w:rPr>
      </w:pPr>
    </w:p>
    <w:p w:rsidR="00A20D00" w:rsidRDefault="00A20D00" w:rsidP="00A20D00">
      <w:pPr>
        <w:keepNext/>
        <w:jc w:val="both"/>
      </w:pPr>
      <w:r>
        <w:rPr>
          <w:rFonts w:ascii="Times New Roman" w:hAnsi="Times New Roman" w:cs="Times New Roman"/>
          <w:noProof/>
          <w:sz w:val="24"/>
          <w:szCs w:val="24"/>
        </w:rPr>
        <w:drawing>
          <wp:inline distT="0" distB="0" distL="0" distR="0">
            <wp:extent cx="5743575" cy="275145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575" cy="2751455"/>
                    </a:xfrm>
                    <a:prstGeom prst="rect">
                      <a:avLst/>
                    </a:prstGeom>
                  </pic:spPr>
                </pic:pic>
              </a:graphicData>
            </a:graphic>
          </wp:inline>
        </w:drawing>
      </w:r>
    </w:p>
    <w:p w:rsidR="00A20D00" w:rsidRPr="00D53386" w:rsidRDefault="00A20D00" w:rsidP="00A20D00">
      <w:pPr>
        <w:pStyle w:val="Caption"/>
        <w:jc w:val="center"/>
        <w:rPr>
          <w:rFonts w:ascii="Times New Roman" w:hAnsi="Times New Roman" w:cs="Times New Roman"/>
          <w:i/>
          <w:sz w:val="24"/>
          <w:szCs w:val="24"/>
          <w:lang w:val="sr-Latn-BA"/>
        </w:rPr>
      </w:pPr>
      <w:r w:rsidRPr="00D53386">
        <w:rPr>
          <w:rFonts w:ascii="Times New Roman" w:hAnsi="Times New Roman" w:cs="Times New Roman"/>
          <w:i/>
        </w:rPr>
        <w:t xml:space="preserve">Slika </w:t>
      </w:r>
      <w:r w:rsidR="00D53386" w:rsidRPr="00D53386">
        <w:rPr>
          <w:rFonts w:ascii="Times New Roman" w:hAnsi="Times New Roman" w:cs="Times New Roman"/>
          <w:i/>
        </w:rPr>
        <w:t>9.6 – Izgled stranice za registraciju korisnika</w:t>
      </w:r>
    </w:p>
    <w:p w:rsidR="00A20D00" w:rsidRDefault="00A20D00" w:rsidP="00D53386">
      <w:pPr>
        <w:spacing w:after="0" w:line="240" w:lineRule="auto"/>
        <w:ind w:firstLine="576"/>
        <w:jc w:val="both"/>
        <w:rPr>
          <w:rFonts w:ascii="Times New Roman" w:hAnsi="Times New Roman" w:cs="Times New Roman"/>
          <w:sz w:val="24"/>
          <w:szCs w:val="24"/>
          <w:lang w:val="sr-Latn-BA"/>
        </w:rPr>
      </w:pPr>
    </w:p>
    <w:p w:rsidR="00A20D00" w:rsidRDefault="00A20D00" w:rsidP="00D53386">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Kako bi se registrovao potrebno je da unese sva polja koja se nalaze u formi za registraciju. Ukoliko se korisnik pokuša registrovati sa </w:t>
      </w:r>
      <w:r w:rsidRPr="00BB607C">
        <w:rPr>
          <w:rFonts w:ascii="Times New Roman" w:hAnsi="Times New Roman" w:cs="Times New Roman"/>
          <w:i/>
          <w:sz w:val="24"/>
          <w:szCs w:val="24"/>
          <w:lang w:val="sr-Latn-BA"/>
        </w:rPr>
        <w:t>email</w:t>
      </w:r>
      <w:r>
        <w:rPr>
          <w:rFonts w:ascii="Times New Roman" w:hAnsi="Times New Roman" w:cs="Times New Roman"/>
          <w:sz w:val="24"/>
          <w:szCs w:val="24"/>
          <w:lang w:val="sr-Latn-BA"/>
        </w:rPr>
        <w:t xml:space="preserve">-om ili brojem telefona koji nije u skladu sa definisanim šablonom, dobiće poruku o grešci. Slično, ukoliko se pokuša registrovati sa korisničkim imenom koje već koristi neki drugi korisnik dobiće poruku da to korisničko ime već postoji u sistemu. Po uspješnoj registraciji, korisnik dobija poruku o tome i sada se može prijaviti na sistem. Izgled </w:t>
      </w:r>
      <w:r w:rsidRPr="006B32A5">
        <w:rPr>
          <w:rFonts w:ascii="Times New Roman" w:hAnsi="Times New Roman" w:cs="Times New Roman"/>
          <w:i/>
          <w:sz w:val="24"/>
          <w:szCs w:val="24"/>
          <w:lang w:val="sr-Latn-BA"/>
        </w:rPr>
        <w:t>home</w:t>
      </w:r>
      <w:r>
        <w:rPr>
          <w:rFonts w:ascii="Times New Roman" w:hAnsi="Times New Roman" w:cs="Times New Roman"/>
          <w:sz w:val="24"/>
          <w:szCs w:val="24"/>
          <w:lang w:val="sr-Latn-BA"/>
        </w:rPr>
        <w:t xml:space="preserve"> stranice prikazan je na Slici </w:t>
      </w:r>
      <w:r w:rsidR="00D53386">
        <w:rPr>
          <w:rFonts w:ascii="Times New Roman" w:hAnsi="Times New Roman" w:cs="Times New Roman"/>
          <w:sz w:val="24"/>
          <w:szCs w:val="24"/>
          <w:lang w:val="sr-Latn-BA"/>
        </w:rPr>
        <w:t>9.7.</w:t>
      </w:r>
    </w:p>
    <w:p w:rsidR="00A20D00" w:rsidRDefault="00A20D00" w:rsidP="00D53386">
      <w:pPr>
        <w:spacing w:after="0" w:line="240" w:lineRule="auto"/>
        <w:jc w:val="both"/>
        <w:rPr>
          <w:rFonts w:ascii="Times New Roman" w:hAnsi="Times New Roman" w:cs="Times New Roman"/>
          <w:sz w:val="24"/>
          <w:szCs w:val="24"/>
          <w:lang w:val="sr-Latn-BA"/>
        </w:rPr>
      </w:pPr>
    </w:p>
    <w:p w:rsidR="00A20D00" w:rsidRDefault="00A20D00" w:rsidP="00A20D00">
      <w:pPr>
        <w:keepNext/>
        <w:jc w:val="both"/>
      </w:pPr>
      <w:r>
        <w:rPr>
          <w:noProof/>
        </w:rPr>
        <w:lastRenderedPageBreak/>
        <w:drawing>
          <wp:inline distT="0" distB="0" distL="0" distR="0">
            <wp:extent cx="5734050" cy="3257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57189"/>
                    </a:xfrm>
                    <a:prstGeom prst="rect">
                      <a:avLst/>
                    </a:prstGeom>
                  </pic:spPr>
                </pic:pic>
              </a:graphicData>
            </a:graphic>
          </wp:inline>
        </w:drawing>
      </w:r>
    </w:p>
    <w:p w:rsidR="00A20D00" w:rsidRPr="001A5336" w:rsidRDefault="00A20D00" w:rsidP="00A20D00">
      <w:pPr>
        <w:pStyle w:val="Caption"/>
        <w:jc w:val="center"/>
        <w:rPr>
          <w:rFonts w:ascii="Times New Roman" w:hAnsi="Times New Roman" w:cs="Times New Roman"/>
          <w:i/>
        </w:rPr>
      </w:pPr>
      <w:r w:rsidRPr="001A5336">
        <w:rPr>
          <w:rFonts w:ascii="Times New Roman" w:hAnsi="Times New Roman" w:cs="Times New Roman"/>
          <w:i/>
        </w:rPr>
        <w:t xml:space="preserve">Slika </w:t>
      </w:r>
      <w:r w:rsidR="00D53386">
        <w:rPr>
          <w:rFonts w:ascii="Times New Roman" w:hAnsi="Times New Roman" w:cs="Times New Roman"/>
          <w:i/>
        </w:rPr>
        <w:t xml:space="preserve">9.7 – Izgled poćetne stranice </w:t>
      </w:r>
      <w:r w:rsidRPr="001A5336">
        <w:rPr>
          <w:rFonts w:ascii="Times New Roman" w:hAnsi="Times New Roman" w:cs="Times New Roman"/>
          <w:i/>
        </w:rPr>
        <w:t xml:space="preserve"> </w:t>
      </w:r>
    </w:p>
    <w:p w:rsidR="00A20D00" w:rsidRPr="006B32A5" w:rsidRDefault="00A20D00" w:rsidP="00634EBA">
      <w:pPr>
        <w:spacing w:after="0" w:line="240" w:lineRule="auto"/>
        <w:jc w:val="both"/>
        <w:rPr>
          <w:rFonts w:ascii="Times New Roman" w:hAnsi="Times New Roman" w:cs="Times New Roman"/>
          <w:sz w:val="24"/>
          <w:szCs w:val="24"/>
          <w:lang w:val="sr-Latn-BA"/>
        </w:rPr>
      </w:pPr>
    </w:p>
    <w:p w:rsidR="00A20D00" w:rsidRDefault="00A20D00" w:rsidP="00634EBA">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Kada se korisnik prijavi na sistem, otvara mu se početna stranica </w:t>
      </w:r>
      <w:r w:rsidRPr="00BC6857">
        <w:rPr>
          <w:rFonts w:ascii="Times New Roman" w:hAnsi="Times New Roman" w:cs="Times New Roman"/>
          <w:i/>
          <w:sz w:val="24"/>
          <w:szCs w:val="24"/>
          <w:lang w:val="sr-Latn-BA"/>
        </w:rPr>
        <w:t>home</w:t>
      </w:r>
      <w:r>
        <w:rPr>
          <w:rFonts w:ascii="Times New Roman" w:hAnsi="Times New Roman" w:cs="Times New Roman"/>
          <w:sz w:val="24"/>
          <w:szCs w:val="24"/>
          <w:lang w:val="sr-Latn-BA"/>
        </w:rPr>
        <w:t xml:space="preserve">, sada sa svim mogućnostima i </w:t>
      </w:r>
      <w:r w:rsidRPr="00016859">
        <w:rPr>
          <w:rFonts w:ascii="Times New Roman" w:hAnsi="Times New Roman" w:cs="Times New Roman"/>
          <w:i/>
          <w:sz w:val="24"/>
          <w:szCs w:val="24"/>
          <w:lang w:val="sr-Latn-BA"/>
        </w:rPr>
        <w:t>sidebar</w:t>
      </w:r>
      <w:r>
        <w:rPr>
          <w:rFonts w:ascii="Times New Roman" w:hAnsi="Times New Roman" w:cs="Times New Roman"/>
          <w:sz w:val="24"/>
          <w:szCs w:val="24"/>
          <w:lang w:val="sr-Latn-BA"/>
        </w:rPr>
        <w:t xml:space="preserve"> komponentom koja predstavlja „korpu“. Server prilikom prijave korisnika kreira JWT token, na način opisan ranije, a klijent ga čuva u </w:t>
      </w:r>
      <w:r w:rsidRPr="00CF3699">
        <w:rPr>
          <w:rFonts w:ascii="Times New Roman" w:hAnsi="Times New Roman" w:cs="Times New Roman"/>
          <w:i/>
          <w:sz w:val="24"/>
          <w:szCs w:val="24"/>
          <w:lang w:val="sr-Latn-BA"/>
        </w:rPr>
        <w:t>sessionStorage</w:t>
      </w:r>
      <w:r>
        <w:rPr>
          <w:rFonts w:ascii="Times New Roman" w:hAnsi="Times New Roman" w:cs="Times New Roman"/>
          <w:sz w:val="24"/>
          <w:szCs w:val="24"/>
          <w:lang w:val="sr-Latn-BA"/>
        </w:rPr>
        <w:t xml:space="preserve">-u i šalje kroz zaglavlje svih zahtjeva koji su zaštićeni. Korisnik na </w:t>
      </w:r>
      <w:r w:rsidRPr="00CF3699">
        <w:rPr>
          <w:rFonts w:ascii="Times New Roman" w:hAnsi="Times New Roman" w:cs="Times New Roman"/>
          <w:i/>
          <w:sz w:val="24"/>
          <w:szCs w:val="24"/>
          <w:lang w:val="sr-Latn-BA"/>
        </w:rPr>
        <w:t>home</w:t>
      </w:r>
      <w:r>
        <w:rPr>
          <w:rFonts w:ascii="Times New Roman" w:hAnsi="Times New Roman" w:cs="Times New Roman"/>
          <w:sz w:val="24"/>
          <w:szCs w:val="24"/>
          <w:lang w:val="sr-Latn-BA"/>
        </w:rPr>
        <w:t xml:space="preserve"> stranici može pregledati sve ponude restorana i po želji izabrati neke i dodati ih u „korpu“ kako bi ih mogao naručiti. Liste restorana i ponuda se prikazuju pomoću Angular direktive </w:t>
      </w:r>
      <w:r w:rsidRPr="000B5CA6">
        <w:rPr>
          <w:rFonts w:ascii="Times New Roman" w:hAnsi="Times New Roman" w:cs="Times New Roman"/>
          <w:i/>
          <w:sz w:val="24"/>
          <w:szCs w:val="24"/>
          <w:lang w:val="sr-Latn-BA"/>
        </w:rPr>
        <w:t>*ngFor</w:t>
      </w:r>
      <w:r>
        <w:rPr>
          <w:rFonts w:ascii="Times New Roman" w:hAnsi="Times New Roman" w:cs="Times New Roman"/>
          <w:sz w:val="24"/>
          <w:szCs w:val="24"/>
          <w:lang w:val="sr-Latn-BA"/>
        </w:rPr>
        <w:t xml:space="preserve">. Izgled stranice sa listom ponuda prikazan je na Slici </w:t>
      </w:r>
      <w:r w:rsidR="00634EBA">
        <w:rPr>
          <w:rFonts w:ascii="Times New Roman" w:hAnsi="Times New Roman" w:cs="Times New Roman"/>
          <w:sz w:val="24"/>
          <w:szCs w:val="24"/>
          <w:lang w:val="sr-Latn-BA"/>
        </w:rPr>
        <w:t>9.8.</w:t>
      </w:r>
    </w:p>
    <w:p w:rsidR="00A20D00" w:rsidRDefault="00A20D00" w:rsidP="00634EBA">
      <w:pPr>
        <w:spacing w:after="0" w:line="240" w:lineRule="auto"/>
        <w:jc w:val="both"/>
        <w:rPr>
          <w:rFonts w:ascii="Times New Roman" w:hAnsi="Times New Roman" w:cs="Times New Roman"/>
          <w:sz w:val="24"/>
          <w:szCs w:val="24"/>
          <w:lang w:val="sr-Latn-BA"/>
        </w:rPr>
      </w:pPr>
    </w:p>
    <w:p w:rsidR="00A20D00" w:rsidRDefault="00A20D00" w:rsidP="00634EBA">
      <w:pPr>
        <w:spacing w:after="0" w:line="240" w:lineRule="auto"/>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keepNext/>
        <w:jc w:val="both"/>
      </w:pPr>
      <w:r>
        <w:rPr>
          <w:noProof/>
        </w:rPr>
        <w:lastRenderedPageBreak/>
        <w:drawing>
          <wp:inline distT="0" distB="0" distL="0" distR="0">
            <wp:extent cx="5730780" cy="3314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316224"/>
                    </a:xfrm>
                    <a:prstGeom prst="rect">
                      <a:avLst/>
                    </a:prstGeom>
                  </pic:spPr>
                </pic:pic>
              </a:graphicData>
            </a:graphic>
          </wp:inline>
        </w:drawing>
      </w:r>
    </w:p>
    <w:p w:rsidR="00A20D00" w:rsidRPr="001A5336" w:rsidRDefault="00A20D00" w:rsidP="00A20D00">
      <w:pPr>
        <w:pStyle w:val="Caption"/>
        <w:jc w:val="center"/>
        <w:rPr>
          <w:rFonts w:ascii="Times New Roman" w:hAnsi="Times New Roman" w:cs="Times New Roman"/>
          <w:i/>
          <w:sz w:val="24"/>
          <w:szCs w:val="24"/>
          <w:lang w:val="sr-Latn-BA"/>
        </w:rPr>
      </w:pPr>
      <w:r w:rsidRPr="001A5336">
        <w:rPr>
          <w:rFonts w:ascii="Times New Roman" w:hAnsi="Times New Roman" w:cs="Times New Roman"/>
          <w:i/>
        </w:rPr>
        <w:t xml:space="preserve">Slika </w:t>
      </w:r>
      <w:r w:rsidR="00634EBA">
        <w:rPr>
          <w:rFonts w:ascii="Times New Roman" w:hAnsi="Times New Roman" w:cs="Times New Roman"/>
          <w:i/>
        </w:rPr>
        <w:t>9.8 – Izgled stranice sa ponudama restorana</w:t>
      </w:r>
    </w:p>
    <w:p w:rsidR="00A20D00" w:rsidRDefault="00A20D00" w:rsidP="00634EBA">
      <w:pPr>
        <w:spacing w:after="0" w:line="240" w:lineRule="auto"/>
        <w:ind w:firstLine="720"/>
        <w:jc w:val="both"/>
        <w:rPr>
          <w:rFonts w:ascii="Times New Roman" w:hAnsi="Times New Roman" w:cs="Times New Roman"/>
          <w:sz w:val="24"/>
          <w:szCs w:val="24"/>
          <w:lang w:val="sr-Latn-BA"/>
        </w:rPr>
      </w:pPr>
    </w:p>
    <w:p w:rsidR="00A20D00" w:rsidRPr="001B0516" w:rsidRDefault="00A20D00" w:rsidP="00634EBA">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Korisnik može vršiti pretragu ponuda unošenjem ključne/ključnih riječi u polje </w:t>
      </w:r>
      <w:r w:rsidRPr="009E31C5">
        <w:rPr>
          <w:rFonts w:ascii="Times New Roman" w:hAnsi="Times New Roman" w:cs="Times New Roman"/>
          <w:i/>
          <w:sz w:val="24"/>
          <w:szCs w:val="24"/>
          <w:lang w:val="sr-Latn-BA"/>
        </w:rPr>
        <w:t>Search</w:t>
      </w:r>
      <w:r>
        <w:rPr>
          <w:rFonts w:ascii="Times New Roman" w:hAnsi="Times New Roman" w:cs="Times New Roman"/>
          <w:sz w:val="24"/>
          <w:szCs w:val="24"/>
          <w:lang w:val="sr-Latn-BA"/>
        </w:rPr>
        <w:t xml:space="preserve">. Po izboru neke od stavki otvara se </w:t>
      </w:r>
      <w:r w:rsidRPr="002D39EA">
        <w:rPr>
          <w:rFonts w:ascii="Times New Roman" w:hAnsi="Times New Roman" w:cs="Times New Roman"/>
          <w:i/>
          <w:sz w:val="24"/>
          <w:szCs w:val="24"/>
          <w:lang w:val="sr-Latn-BA"/>
        </w:rPr>
        <w:t>dialog box</w:t>
      </w:r>
      <w:r>
        <w:rPr>
          <w:rFonts w:ascii="Times New Roman" w:hAnsi="Times New Roman" w:cs="Times New Roman"/>
          <w:sz w:val="24"/>
          <w:szCs w:val="24"/>
          <w:lang w:val="sr-Latn-BA"/>
        </w:rPr>
        <w:t xml:space="preserve"> u kome korisnik može izabrati koliko porcija izabrane stavke želi, da unese instrukcije i izabere priloge, nakon čega stavku može dodati u korpu. Izgled </w:t>
      </w:r>
      <w:r w:rsidRPr="002D39EA">
        <w:rPr>
          <w:rFonts w:ascii="Times New Roman" w:hAnsi="Times New Roman" w:cs="Times New Roman"/>
          <w:i/>
          <w:sz w:val="24"/>
          <w:szCs w:val="24"/>
          <w:lang w:val="sr-Latn-BA"/>
        </w:rPr>
        <w:t>dialog box</w:t>
      </w:r>
      <w:r>
        <w:rPr>
          <w:rFonts w:ascii="Times New Roman" w:hAnsi="Times New Roman" w:cs="Times New Roman"/>
          <w:sz w:val="24"/>
          <w:szCs w:val="24"/>
          <w:lang w:val="sr-Latn-BA"/>
        </w:rPr>
        <w:t xml:space="preserve">-a prikazan je na Slici </w:t>
      </w:r>
      <w:r w:rsidR="00634EBA">
        <w:rPr>
          <w:rFonts w:ascii="Times New Roman" w:hAnsi="Times New Roman" w:cs="Times New Roman"/>
          <w:sz w:val="24"/>
          <w:szCs w:val="24"/>
          <w:lang w:val="sr-Latn-BA"/>
        </w:rPr>
        <w:t>9.9</w:t>
      </w:r>
      <w:r>
        <w:rPr>
          <w:rFonts w:ascii="Times New Roman" w:hAnsi="Times New Roman" w:cs="Times New Roman"/>
          <w:sz w:val="24"/>
          <w:szCs w:val="24"/>
          <w:lang w:val="sr-Latn-BA"/>
        </w:rPr>
        <w:t>:</w:t>
      </w:r>
    </w:p>
    <w:p w:rsidR="00A20D00" w:rsidRDefault="00A20D00" w:rsidP="00A20D00">
      <w:pPr>
        <w:jc w:val="both"/>
        <w:rPr>
          <w:rFonts w:ascii="Times New Roman" w:hAnsi="Times New Roman" w:cs="Times New Roman"/>
          <w:sz w:val="24"/>
          <w:szCs w:val="24"/>
          <w:lang w:val="sr-Latn-BA"/>
        </w:rPr>
      </w:pPr>
    </w:p>
    <w:p w:rsidR="00A20D00" w:rsidRDefault="00A20D00" w:rsidP="00A20D00">
      <w:pPr>
        <w:keepNext/>
        <w:jc w:val="both"/>
      </w:pPr>
      <w:r>
        <w:rPr>
          <w:noProof/>
        </w:rPr>
        <w:drawing>
          <wp:inline distT="0" distB="0" distL="0" distR="0">
            <wp:extent cx="5724525" cy="33337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order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338927"/>
                    </a:xfrm>
                    <a:prstGeom prst="rect">
                      <a:avLst/>
                    </a:prstGeom>
                  </pic:spPr>
                </pic:pic>
              </a:graphicData>
            </a:graphic>
          </wp:inline>
        </w:drawing>
      </w:r>
    </w:p>
    <w:p w:rsidR="00A20D00" w:rsidRPr="001A5336" w:rsidRDefault="00A20D00" w:rsidP="00A20D00">
      <w:pPr>
        <w:pStyle w:val="Caption"/>
        <w:jc w:val="center"/>
        <w:rPr>
          <w:rFonts w:ascii="Times New Roman" w:hAnsi="Times New Roman" w:cs="Times New Roman"/>
          <w:i/>
          <w:sz w:val="24"/>
          <w:szCs w:val="24"/>
          <w:lang w:val="sr-Latn-BA"/>
        </w:rPr>
      </w:pPr>
      <w:r w:rsidRPr="001A5336">
        <w:rPr>
          <w:rFonts w:ascii="Times New Roman" w:hAnsi="Times New Roman" w:cs="Times New Roman"/>
          <w:i/>
        </w:rPr>
        <w:t xml:space="preserve">Slika </w:t>
      </w:r>
      <w:r w:rsidR="00634EBA">
        <w:rPr>
          <w:rFonts w:ascii="Times New Roman" w:hAnsi="Times New Roman" w:cs="Times New Roman"/>
          <w:i/>
        </w:rPr>
        <w:t>9.9 – Izgled dialog-box-a</w:t>
      </w:r>
    </w:p>
    <w:p w:rsidR="00A20D00" w:rsidRDefault="00A20D00" w:rsidP="00A20D00">
      <w:pPr>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lastRenderedPageBreak/>
        <w:t xml:space="preserve">Sve izabrane stavke nalaze se u </w:t>
      </w:r>
      <w:r w:rsidRPr="00016859">
        <w:rPr>
          <w:rFonts w:ascii="Times New Roman" w:hAnsi="Times New Roman" w:cs="Times New Roman"/>
          <w:i/>
          <w:sz w:val="24"/>
          <w:szCs w:val="24"/>
          <w:lang w:val="sr-Latn-BA"/>
        </w:rPr>
        <w:t>sidebar</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korpi tako da korisnik u svakom trenutku može da vidi šta je dodao, da poveća broj porcija stavke ili je ukloni iz korpe i na kraju unese adresu gdje želi dostavu i pošalje narudžbu. Prilikom kreiranja zahtjeva za narudžu, klijent treba da pošalje sačuvani token iz </w:t>
      </w:r>
      <w:r w:rsidRPr="001B0516">
        <w:rPr>
          <w:rFonts w:ascii="Times New Roman" w:hAnsi="Times New Roman" w:cs="Times New Roman"/>
          <w:i/>
          <w:sz w:val="24"/>
          <w:szCs w:val="24"/>
          <w:lang w:val="sr-Latn-BA"/>
        </w:rPr>
        <w:t>sessionStorage</w:t>
      </w:r>
      <w:r>
        <w:rPr>
          <w:rFonts w:ascii="Times New Roman" w:hAnsi="Times New Roman" w:cs="Times New Roman"/>
          <w:sz w:val="24"/>
          <w:szCs w:val="24"/>
          <w:lang w:val="sr-Latn-BA"/>
        </w:rPr>
        <w:t xml:space="preserve">-a na serversku stranu kako bi se izvršila potrebna verifikacija. U servis klasi </w:t>
      </w:r>
      <w:r w:rsidRPr="002F0950">
        <w:rPr>
          <w:rFonts w:ascii="Times New Roman" w:hAnsi="Times New Roman" w:cs="Times New Roman"/>
          <w:i/>
          <w:sz w:val="24"/>
          <w:szCs w:val="24"/>
          <w:lang w:val="sr-Latn-BA"/>
        </w:rPr>
        <w:t>RestaurantService</w:t>
      </w:r>
      <w:r>
        <w:rPr>
          <w:rFonts w:ascii="Times New Roman" w:hAnsi="Times New Roman" w:cs="Times New Roman"/>
          <w:sz w:val="24"/>
          <w:szCs w:val="24"/>
          <w:lang w:val="sr-Latn-BA"/>
        </w:rPr>
        <w:t xml:space="preserve"> je prvo potrebno učitati </w:t>
      </w:r>
      <w:r w:rsidRPr="005C7391">
        <w:rPr>
          <w:rFonts w:ascii="Times New Roman" w:hAnsi="Times New Roman" w:cs="Times New Roman"/>
          <w:i/>
          <w:sz w:val="24"/>
          <w:szCs w:val="24"/>
          <w:lang w:val="sr-Latn-BA"/>
        </w:rPr>
        <w:t>HttpClient</w:t>
      </w:r>
      <w:r>
        <w:rPr>
          <w:rFonts w:ascii="Times New Roman" w:hAnsi="Times New Roman" w:cs="Times New Roman"/>
          <w:sz w:val="24"/>
          <w:szCs w:val="24"/>
          <w:lang w:val="sr-Latn-BA"/>
        </w:rPr>
        <w:t xml:space="preserve"> i </w:t>
      </w:r>
      <w:r w:rsidRPr="005C7391">
        <w:rPr>
          <w:rFonts w:ascii="Times New Roman" w:hAnsi="Times New Roman" w:cs="Times New Roman"/>
          <w:i/>
          <w:sz w:val="24"/>
          <w:szCs w:val="24"/>
          <w:lang w:val="sr-Latn-BA"/>
        </w:rPr>
        <w:t>HttpHeaders</w:t>
      </w:r>
      <w:r>
        <w:rPr>
          <w:rFonts w:ascii="Times New Roman" w:hAnsi="Times New Roman" w:cs="Times New Roman"/>
          <w:sz w:val="24"/>
          <w:szCs w:val="24"/>
          <w:lang w:val="sr-Latn-BA"/>
        </w:rPr>
        <w:t xml:space="preserve"> API-je iz </w:t>
      </w:r>
      <w:r w:rsidRPr="005C7391">
        <w:rPr>
          <w:rFonts w:ascii="Times New Roman" w:hAnsi="Times New Roman" w:cs="Times New Roman"/>
          <w:i/>
          <w:sz w:val="24"/>
          <w:szCs w:val="24"/>
        </w:rPr>
        <w:t>@</w:t>
      </w:r>
      <w:r w:rsidRPr="005C7391">
        <w:rPr>
          <w:rFonts w:ascii="Times New Roman" w:hAnsi="Times New Roman" w:cs="Times New Roman"/>
          <w:i/>
          <w:sz w:val="24"/>
          <w:szCs w:val="24"/>
          <w:lang w:val="sr-Latn-BA"/>
        </w:rPr>
        <w:t>angular/common/http</w:t>
      </w:r>
      <w:r>
        <w:rPr>
          <w:rFonts w:ascii="Times New Roman" w:hAnsi="Times New Roman" w:cs="Times New Roman"/>
          <w:sz w:val="24"/>
          <w:szCs w:val="24"/>
          <w:lang w:val="sr-Latn-BA"/>
        </w:rPr>
        <w:t xml:space="preserve"> biblioteke. Prilikom kreiranja konstruktora ove klase, kreira se </w:t>
      </w:r>
      <w:r w:rsidRPr="00AA6FE1">
        <w:rPr>
          <w:rFonts w:ascii="Times New Roman" w:hAnsi="Times New Roman" w:cs="Times New Roman"/>
          <w:i/>
          <w:sz w:val="24"/>
          <w:szCs w:val="24"/>
          <w:lang w:val="sr-Latn-BA"/>
        </w:rPr>
        <w:t>private</w:t>
      </w:r>
      <w:r>
        <w:rPr>
          <w:rFonts w:ascii="Times New Roman" w:hAnsi="Times New Roman" w:cs="Times New Roman"/>
          <w:sz w:val="24"/>
          <w:szCs w:val="24"/>
          <w:lang w:val="sr-Latn-BA"/>
        </w:rPr>
        <w:t xml:space="preserve"> varijabla </w:t>
      </w:r>
      <w:r>
        <w:rPr>
          <w:rFonts w:ascii="Times New Roman" w:hAnsi="Times New Roman" w:cs="Times New Roman"/>
          <w:i/>
          <w:sz w:val="24"/>
          <w:szCs w:val="24"/>
          <w:lang w:val="sr-Latn-BA"/>
        </w:rPr>
        <w:t>h</w:t>
      </w:r>
      <w:r w:rsidRPr="005C7391">
        <w:rPr>
          <w:rFonts w:ascii="Times New Roman" w:hAnsi="Times New Roman" w:cs="Times New Roman"/>
          <w:i/>
          <w:sz w:val="24"/>
          <w:szCs w:val="24"/>
          <w:lang w:val="sr-Latn-BA"/>
        </w:rPr>
        <w:t>ttpClient</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tipa </w:t>
      </w:r>
      <w:r w:rsidRPr="005C7391">
        <w:rPr>
          <w:rFonts w:ascii="Times New Roman" w:hAnsi="Times New Roman" w:cs="Times New Roman"/>
          <w:i/>
          <w:sz w:val="24"/>
          <w:szCs w:val="24"/>
          <w:lang w:val="sr-Latn-BA"/>
        </w:rPr>
        <w:t>HttpClient</w:t>
      </w:r>
      <w:r>
        <w:rPr>
          <w:rFonts w:ascii="Times New Roman" w:hAnsi="Times New Roman" w:cs="Times New Roman"/>
          <w:sz w:val="24"/>
          <w:szCs w:val="24"/>
          <w:lang w:val="sr-Latn-BA"/>
        </w:rPr>
        <w:t xml:space="preserve">. U metodi </w:t>
      </w:r>
      <w:r>
        <w:rPr>
          <w:rFonts w:ascii="Times New Roman" w:hAnsi="Times New Roman" w:cs="Times New Roman"/>
          <w:i/>
          <w:sz w:val="24"/>
          <w:szCs w:val="24"/>
          <w:lang w:val="sr-Latn-BA"/>
        </w:rPr>
        <w:t>createOrder</w:t>
      </w:r>
      <w:r>
        <w:rPr>
          <w:rFonts w:ascii="Times New Roman" w:hAnsi="Times New Roman" w:cs="Times New Roman"/>
          <w:sz w:val="24"/>
          <w:szCs w:val="24"/>
          <w:lang w:val="sr-Latn-BA"/>
        </w:rPr>
        <w:t xml:space="preserve">, kreira se novo </w:t>
      </w:r>
      <w:r w:rsidRPr="005C7391">
        <w:rPr>
          <w:rFonts w:ascii="Times New Roman" w:hAnsi="Times New Roman" w:cs="Times New Roman"/>
          <w:i/>
          <w:sz w:val="24"/>
          <w:szCs w:val="24"/>
          <w:lang w:val="sr-Latn-BA"/>
        </w:rPr>
        <w:t>http</w:t>
      </w:r>
      <w:r>
        <w:rPr>
          <w:rFonts w:ascii="Times New Roman" w:hAnsi="Times New Roman" w:cs="Times New Roman"/>
          <w:sz w:val="24"/>
          <w:szCs w:val="24"/>
          <w:lang w:val="sr-Latn-BA"/>
        </w:rPr>
        <w:t xml:space="preserve"> zaglavlje sa autorizacionim tokenom i poziva metoda </w:t>
      </w:r>
      <w:r w:rsidRPr="005C7391">
        <w:rPr>
          <w:rFonts w:ascii="Times New Roman" w:hAnsi="Times New Roman" w:cs="Times New Roman"/>
          <w:i/>
          <w:sz w:val="24"/>
          <w:szCs w:val="24"/>
          <w:lang w:val="sr-Latn-BA"/>
        </w:rPr>
        <w:t>post</w:t>
      </w:r>
      <w:r>
        <w:rPr>
          <w:rFonts w:ascii="Times New Roman" w:hAnsi="Times New Roman" w:cs="Times New Roman"/>
          <w:i/>
          <w:sz w:val="24"/>
          <w:szCs w:val="24"/>
          <w:lang w:val="sr-Latn-BA"/>
        </w:rPr>
        <w:t xml:space="preserve"> </w:t>
      </w:r>
      <w:r w:rsidRPr="00AA6FE1">
        <w:rPr>
          <w:rFonts w:ascii="Times New Roman" w:hAnsi="Times New Roman" w:cs="Times New Roman"/>
          <w:i/>
          <w:sz w:val="24"/>
          <w:szCs w:val="24"/>
          <w:lang w:val="sr-Latn-BA"/>
        </w:rPr>
        <w:t>httpClient</w:t>
      </w:r>
      <w:r>
        <w:rPr>
          <w:rFonts w:ascii="Times New Roman" w:hAnsi="Times New Roman" w:cs="Times New Roman"/>
          <w:sz w:val="24"/>
          <w:szCs w:val="24"/>
          <w:lang w:val="sr-Latn-BA"/>
        </w:rPr>
        <w:t xml:space="preserve"> objekta kojoj se prosljeđuje URL zahtjeva za kreiranje narudžbe. Na Slici </w:t>
      </w:r>
      <w:r w:rsidR="00634EBA">
        <w:rPr>
          <w:rFonts w:ascii="Times New Roman" w:hAnsi="Times New Roman" w:cs="Times New Roman"/>
          <w:sz w:val="24"/>
          <w:szCs w:val="24"/>
          <w:lang w:val="sr-Latn-BA"/>
        </w:rPr>
        <w:t>9.10</w:t>
      </w:r>
      <w:r>
        <w:rPr>
          <w:rFonts w:ascii="Times New Roman" w:hAnsi="Times New Roman" w:cs="Times New Roman"/>
          <w:sz w:val="24"/>
          <w:szCs w:val="24"/>
          <w:lang w:val="sr-Latn-BA"/>
        </w:rPr>
        <w:t xml:space="preserve"> je prikazan kod kojim se realizuje ovaj zahtjev.</w:t>
      </w:r>
    </w:p>
    <w:p w:rsidR="00A20D00" w:rsidRDefault="00A20D00" w:rsidP="00A20D00">
      <w:pPr>
        <w:ind w:firstLine="720"/>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67" o:spid="_x0000_s1102" type="#_x0000_t202" style="position:absolute;left:0;text-align:left;margin-left:0;margin-top:.4pt;width:453.75pt;height:209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//restaurant.service.ts</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HttpClient, HttpHeaders } from ‘@angular/common/http’;</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export class RestaurantService{</w:t>
                  </w:r>
                </w:p>
                <w:p w:rsidR="000D75C7" w:rsidRDefault="000D75C7" w:rsidP="00A20D00">
                  <w:pPr>
                    <w:spacing w:after="0" w:line="240" w:lineRule="auto"/>
                    <w:rPr>
                      <w:rFonts w:ascii="Courier New" w:hAnsi="Courier New" w:cs="Courier New"/>
                    </w:rPr>
                  </w:pPr>
                  <w:r>
                    <w:rPr>
                      <w:rFonts w:ascii="Courier New" w:hAnsi="Courier New" w:cs="Courier New"/>
                    </w:rPr>
                    <w:tab/>
                    <w:t>private headers = new HttpHeaders();</w:t>
                  </w:r>
                </w:p>
                <w:p w:rsidR="000D75C7" w:rsidRDefault="000D75C7" w:rsidP="00A20D00">
                  <w:pPr>
                    <w:spacing w:after="0" w:line="240" w:lineRule="auto"/>
                    <w:rPr>
                      <w:rFonts w:ascii="Courier New" w:hAnsi="Courier New" w:cs="Courier New"/>
                    </w:rPr>
                  </w:pPr>
                  <w:r>
                    <w:rPr>
                      <w:rFonts w:ascii="Courier New" w:hAnsi="Courier New" w:cs="Courier New"/>
                    </w:rPr>
                    <w:tab/>
                    <w:t>constructor(private httpClient: HttpClient){ }</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 xml:space="preserve">    public createOrder(order){</w:t>
                  </w:r>
                </w:p>
                <w:p w:rsidR="000D75C7" w:rsidRDefault="000D75C7" w:rsidP="00A20D00">
                  <w:pPr>
                    <w:spacing w:after="0" w:line="240" w:lineRule="auto"/>
                    <w:rPr>
                      <w:rFonts w:ascii="Courier New" w:hAnsi="Courier New" w:cs="Courier New"/>
                    </w:rPr>
                  </w:pPr>
                  <w:r>
                    <w:rPr>
                      <w:rFonts w:ascii="Courier New" w:hAnsi="Courier New" w:cs="Courier New"/>
                    </w:rPr>
                    <w:tab/>
                    <w:t>const token = sessionStorage.get(‘token’);</w:t>
                  </w:r>
                </w:p>
                <w:p w:rsidR="000D75C7" w:rsidRDefault="000D75C7" w:rsidP="00A20D00">
                  <w:pPr>
                    <w:spacing w:after="0" w:line="240" w:lineRule="auto"/>
                    <w:ind w:left="720"/>
                    <w:rPr>
                      <w:rFonts w:ascii="Courier New" w:hAnsi="Courier New" w:cs="Courier New"/>
                    </w:rPr>
                  </w:pPr>
                  <w:r>
                    <w:rPr>
                      <w:rFonts w:ascii="Courier New" w:hAnsi="Courier New" w:cs="Courier New"/>
                    </w:rPr>
                    <w:t>this.headers = new HttpHeaders({‘authorization’: ‘Bearer’ + token});</w:t>
                  </w:r>
                </w:p>
                <w:p w:rsidR="000D75C7" w:rsidRDefault="000D75C7" w:rsidP="00A20D00">
                  <w:pPr>
                    <w:spacing w:after="0" w:line="240" w:lineRule="auto"/>
                    <w:ind w:left="720"/>
                    <w:rPr>
                      <w:rFonts w:ascii="Courier New" w:hAnsi="Courier New" w:cs="Courier New"/>
                    </w:rPr>
                  </w:pPr>
                  <w:r>
                    <w:rPr>
                      <w:rFonts w:ascii="Courier New" w:hAnsi="Courier New" w:cs="Courier New"/>
                    </w:rPr>
                    <w:t>return this.httpClient.post(‘https://localhost:5000/restaurants/order’, order, {headers: this.headers});</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2F0950"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Pr="002F0950" w:rsidRDefault="00A20D00" w:rsidP="00A20D00">
      <w:pPr>
        <w:jc w:val="both"/>
        <w:rPr>
          <w:rFonts w:ascii="Times New Roman" w:hAnsi="Times New Roman" w:cs="Times New Roman"/>
          <w:sz w:val="24"/>
          <w:szCs w:val="24"/>
          <w:lang w:val="sr-Latn-BA"/>
        </w:rPr>
      </w:pPr>
    </w:p>
    <w:p w:rsidR="00A20D00" w:rsidRDefault="00A20D00" w:rsidP="00A20D00">
      <w:pPr>
        <w:ind w:firstLine="720"/>
        <w:jc w:val="both"/>
        <w:rPr>
          <w:rFonts w:ascii="Times New Roman" w:hAnsi="Times New Roman" w:cs="Times New Roman"/>
          <w:sz w:val="24"/>
          <w:szCs w:val="24"/>
          <w:lang w:val="sr-Latn-BA"/>
        </w:rPr>
      </w:pPr>
    </w:p>
    <w:p w:rsidR="00A20D00" w:rsidRDefault="00A20D00" w:rsidP="00A20D00">
      <w:pPr>
        <w:ind w:firstLine="720"/>
        <w:jc w:val="both"/>
        <w:rPr>
          <w:rFonts w:ascii="Times New Roman" w:hAnsi="Times New Roman" w:cs="Times New Roman"/>
          <w:sz w:val="24"/>
          <w:szCs w:val="24"/>
          <w:lang w:val="sr-Latn-BA"/>
        </w:rPr>
      </w:pPr>
    </w:p>
    <w:p w:rsidR="00A20D00" w:rsidRDefault="00A20D00" w:rsidP="00A20D00">
      <w:pPr>
        <w:ind w:firstLine="720"/>
        <w:jc w:val="both"/>
        <w:rPr>
          <w:rFonts w:ascii="Times New Roman" w:hAnsi="Times New Roman" w:cs="Times New Roman"/>
          <w:sz w:val="24"/>
          <w:szCs w:val="24"/>
          <w:lang w:val="sr-Latn-BA"/>
        </w:rPr>
      </w:pPr>
    </w:p>
    <w:p w:rsidR="00A20D00" w:rsidRDefault="0010006C" w:rsidP="00A20D00">
      <w:pPr>
        <w:ind w:firstLine="720"/>
        <w:jc w:val="both"/>
        <w:rPr>
          <w:rFonts w:ascii="Times New Roman" w:hAnsi="Times New Roman" w:cs="Times New Roman"/>
          <w:sz w:val="24"/>
          <w:szCs w:val="24"/>
          <w:lang w:val="sr-Latn-BA"/>
        </w:rPr>
      </w:pPr>
      <w:r>
        <w:rPr>
          <w:noProof/>
        </w:rPr>
        <w:pict>
          <v:shape id="Text Box 72" o:spid="_x0000_s1103" type="#_x0000_t202" style="position:absolute;left:0;text-align:left;margin-left:0;margin-top:53.65pt;width:453.75pt;height:20.35pt;z-index:2517237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" stroked="f">
            <v:path arrowok="t"/>
            <v:textbox style="mso-fit-shape-to-text:t" inset="0,0,0,0">
              <w:txbxContent>
                <w:p w:rsidR="000D75C7" w:rsidRPr="00634EBA" w:rsidRDefault="000D75C7" w:rsidP="00634EBA">
                  <w:pPr>
                    <w:pStyle w:val="Caption"/>
                    <w:jc w:val="center"/>
                    <w:rPr>
                      <w:rFonts w:ascii="Times New Roman" w:hAnsi="Times New Roman" w:cs="Times New Roman"/>
                      <w:i/>
                    </w:rPr>
                  </w:pPr>
                  <w:r>
                    <w:rPr>
                      <w:rFonts w:ascii="Times New Roman" w:hAnsi="Times New Roman" w:cs="Times New Roman"/>
                      <w:i/>
                    </w:rPr>
                    <w:t>Slika 9.10 – Kreiranje “post” zahtjeva za narudžu</w:t>
                  </w:r>
                </w:p>
              </w:txbxContent>
            </v:textbox>
          </v:shape>
        </w:pict>
      </w:r>
    </w:p>
    <w:p w:rsidR="00A20D00" w:rsidRDefault="00A20D00" w:rsidP="00A20D00">
      <w:pPr>
        <w:ind w:firstLine="720"/>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Za svaku stavku koja se nalazi u korpi postoji mogućnost da korisnik klikom na dugme sa simbolom + doda još jednu porciju ili na dugme sa simbolom – umanji broj porcija. Na Slici </w:t>
      </w:r>
      <w:r w:rsidR="00FA5859">
        <w:rPr>
          <w:rFonts w:ascii="Times New Roman" w:hAnsi="Times New Roman" w:cs="Times New Roman"/>
          <w:sz w:val="24"/>
          <w:szCs w:val="24"/>
          <w:lang w:val="sr-Latn-BA"/>
        </w:rPr>
        <w:t>9.11</w:t>
      </w:r>
      <w:r>
        <w:rPr>
          <w:rFonts w:ascii="Times New Roman" w:hAnsi="Times New Roman" w:cs="Times New Roman"/>
          <w:sz w:val="24"/>
          <w:szCs w:val="24"/>
          <w:lang w:val="sr-Latn-BA"/>
        </w:rPr>
        <w:t xml:space="preserve"> je prikazan izgled korpe sa izabranim stavkama koje korisnik želi naručiti.</w:t>
      </w:r>
    </w:p>
    <w:p w:rsidR="00A20D00" w:rsidRDefault="00A20D00" w:rsidP="00A20D00">
      <w:pPr>
        <w:spacing w:after="0" w:line="240" w:lineRule="auto"/>
        <w:ind w:firstLine="720"/>
        <w:jc w:val="both"/>
        <w:rPr>
          <w:rFonts w:ascii="Times New Roman" w:hAnsi="Times New Roman" w:cs="Times New Roman"/>
          <w:sz w:val="24"/>
          <w:szCs w:val="24"/>
          <w:lang w:val="sr-Latn-BA"/>
        </w:rPr>
      </w:pPr>
    </w:p>
    <w:p w:rsidR="00A20D00" w:rsidRDefault="00A20D00" w:rsidP="00A20D00">
      <w:pPr>
        <w:keepNext/>
        <w:jc w:val="center"/>
      </w:pPr>
      <w:r>
        <w:rPr>
          <w:noProof/>
        </w:rPr>
        <w:lastRenderedPageBreak/>
        <w:drawing>
          <wp:inline distT="0" distB="0" distL="0" distR="0">
            <wp:extent cx="2857899" cy="383911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899" cy="3839111"/>
                    </a:xfrm>
                    <a:prstGeom prst="rect">
                      <a:avLst/>
                    </a:prstGeom>
                  </pic:spPr>
                </pic:pic>
              </a:graphicData>
            </a:graphic>
          </wp:inline>
        </w:drawing>
      </w:r>
    </w:p>
    <w:p w:rsidR="00A20D00" w:rsidRPr="001A5336" w:rsidRDefault="00A20D00" w:rsidP="00A20D00">
      <w:pPr>
        <w:pStyle w:val="Caption"/>
        <w:jc w:val="center"/>
        <w:rPr>
          <w:rFonts w:ascii="Times New Roman" w:hAnsi="Times New Roman" w:cs="Times New Roman"/>
          <w:i/>
          <w:sz w:val="24"/>
          <w:szCs w:val="24"/>
          <w:lang w:val="sr-Latn-BA"/>
        </w:rPr>
      </w:pPr>
      <w:r w:rsidRPr="001A5336">
        <w:rPr>
          <w:rFonts w:ascii="Times New Roman" w:hAnsi="Times New Roman" w:cs="Times New Roman"/>
          <w:i/>
        </w:rPr>
        <w:t xml:space="preserve">Slika </w:t>
      </w:r>
      <w:r w:rsidR="00FA5859">
        <w:rPr>
          <w:rFonts w:ascii="Times New Roman" w:hAnsi="Times New Roman" w:cs="Times New Roman"/>
          <w:i/>
        </w:rPr>
        <w:t>9.11 – Izgled “korpe” sa izabranim stavkama</w:t>
      </w:r>
    </w:p>
    <w:p w:rsidR="00A20D00" w:rsidRDefault="00A20D00" w:rsidP="00FA5859">
      <w:pPr>
        <w:spacing w:after="0" w:line="240" w:lineRule="auto"/>
        <w:jc w:val="both"/>
        <w:rPr>
          <w:rFonts w:ascii="Times New Roman" w:hAnsi="Times New Roman" w:cs="Times New Roman"/>
          <w:sz w:val="24"/>
          <w:szCs w:val="24"/>
          <w:lang w:val="sr-Latn-BA"/>
        </w:rPr>
      </w:pPr>
    </w:p>
    <w:p w:rsidR="00A20D00" w:rsidRDefault="00A20D00"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Po slanju narudže korisnik će dobiti poruku da li je bila uspješna ili ne. Korisnik sada može ponovo birati stavke i dodavati ih u korpu.</w:t>
      </w:r>
    </w:p>
    <w:p w:rsidR="00A20D00" w:rsidRDefault="00A20D00" w:rsidP="00FA5859">
      <w:pPr>
        <w:spacing w:after="0" w:line="240" w:lineRule="auto"/>
        <w:jc w:val="both"/>
        <w:rPr>
          <w:rFonts w:ascii="Times New Roman" w:hAnsi="Times New Roman" w:cs="Times New Roman"/>
          <w:sz w:val="24"/>
          <w:szCs w:val="24"/>
          <w:lang w:val="sr-Latn-BA"/>
        </w:rPr>
      </w:pPr>
    </w:p>
    <w:p w:rsidR="00A20D00" w:rsidRDefault="00A20D00"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Pored navedenih, korisniku je omogućena funkcionalnost izmjene svog korisničkog profila i pregled istorije narudži koje je kreirao. Prilikom pregleda istorije narudžbi korisnik može poručiti već kreiranu narudžbu. </w:t>
      </w:r>
    </w:p>
    <w:p w:rsidR="00A20D00" w:rsidRDefault="00A20D00" w:rsidP="00FA5859">
      <w:pPr>
        <w:spacing w:after="0" w:line="240" w:lineRule="auto"/>
        <w:jc w:val="both"/>
        <w:rPr>
          <w:rFonts w:ascii="Times New Roman" w:hAnsi="Times New Roman" w:cs="Times New Roman"/>
          <w:sz w:val="24"/>
          <w:szCs w:val="24"/>
          <w:lang w:val="sr-Latn-BA"/>
        </w:rPr>
      </w:pPr>
    </w:p>
    <w:p w:rsidR="00E25619" w:rsidRDefault="00E25619"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Za realizaciju klijentskog dijela mobilne aplikacije korišten je Ionic verzija 4. Prilikom kreiranja projekta izabran je </w:t>
      </w:r>
      <w:r>
        <w:rPr>
          <w:rFonts w:ascii="Times New Roman" w:hAnsi="Times New Roman" w:cs="Times New Roman"/>
          <w:i/>
          <w:sz w:val="24"/>
          <w:szCs w:val="24"/>
          <w:lang w:val="sr-Latn-BA"/>
        </w:rPr>
        <w:t>blank</w:t>
      </w:r>
      <w:r>
        <w:rPr>
          <w:rFonts w:ascii="Times New Roman" w:hAnsi="Times New Roman" w:cs="Times New Roman"/>
          <w:sz w:val="24"/>
          <w:szCs w:val="24"/>
          <w:lang w:val="sr-Latn-BA"/>
        </w:rPr>
        <w:t xml:space="preserve"> šablon i tip projekta </w:t>
      </w:r>
      <w:r>
        <w:rPr>
          <w:rFonts w:ascii="Times New Roman" w:hAnsi="Times New Roman" w:cs="Times New Roman"/>
          <w:i/>
          <w:sz w:val="24"/>
          <w:szCs w:val="24"/>
          <w:lang w:val="sr-Latn-BA"/>
        </w:rPr>
        <w:t>angular.</w:t>
      </w:r>
      <w:r>
        <w:rPr>
          <w:rFonts w:ascii="Times New Roman" w:hAnsi="Times New Roman" w:cs="Times New Roman"/>
          <w:sz w:val="24"/>
          <w:szCs w:val="24"/>
          <w:lang w:val="sr-Latn-BA"/>
        </w:rPr>
        <w:t xml:space="preserve"> </w:t>
      </w:r>
    </w:p>
    <w:p w:rsidR="00E25619" w:rsidRDefault="00E25619"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8A36A9" w:rsidRDefault="00E25619"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Kada klijent pokrene mobilnu aplikaciju prikazuje mu se </w:t>
      </w:r>
      <w:r w:rsidRPr="00E25619">
        <w:rPr>
          <w:rFonts w:ascii="Times New Roman" w:hAnsi="Times New Roman" w:cs="Times New Roman"/>
          <w:i/>
          <w:sz w:val="24"/>
          <w:szCs w:val="24"/>
          <w:lang w:val="sr-Latn-BA"/>
        </w:rPr>
        <w:t>login</w:t>
      </w:r>
      <w:r>
        <w:rPr>
          <w:rFonts w:ascii="Times New Roman" w:hAnsi="Times New Roman" w:cs="Times New Roman"/>
          <w:sz w:val="24"/>
          <w:szCs w:val="24"/>
          <w:lang w:val="sr-Latn-BA"/>
        </w:rPr>
        <w:t xml:space="preserve"> forma. Po uspješnoj prijavi </w:t>
      </w:r>
      <w:r w:rsidR="00FB42ED">
        <w:rPr>
          <w:rFonts w:ascii="Times New Roman" w:hAnsi="Times New Roman" w:cs="Times New Roman"/>
          <w:sz w:val="24"/>
          <w:szCs w:val="24"/>
          <w:lang w:val="sr-Latn-BA"/>
        </w:rPr>
        <w:t xml:space="preserve">otvara se stranica </w:t>
      </w:r>
      <w:r w:rsidR="00A312F6">
        <w:rPr>
          <w:rFonts w:ascii="Times New Roman" w:hAnsi="Times New Roman" w:cs="Times New Roman"/>
          <w:i/>
          <w:sz w:val="24"/>
          <w:szCs w:val="24"/>
          <w:lang w:val="sr-Latn-BA"/>
        </w:rPr>
        <w:t xml:space="preserve">restaurants </w:t>
      </w:r>
      <w:r w:rsidR="00FB42ED">
        <w:rPr>
          <w:rFonts w:ascii="Times New Roman" w:hAnsi="Times New Roman" w:cs="Times New Roman"/>
          <w:sz w:val="24"/>
          <w:szCs w:val="24"/>
          <w:lang w:val="sr-Latn-BA"/>
        </w:rPr>
        <w:t>se listom</w:t>
      </w:r>
      <w:r>
        <w:rPr>
          <w:rFonts w:ascii="Times New Roman" w:hAnsi="Times New Roman" w:cs="Times New Roman"/>
          <w:sz w:val="24"/>
          <w:szCs w:val="24"/>
          <w:lang w:val="sr-Latn-BA"/>
        </w:rPr>
        <w:t xml:space="preserve"> restorana </w:t>
      </w:r>
      <w:r w:rsidR="00FB42ED">
        <w:rPr>
          <w:rFonts w:ascii="Times New Roman" w:hAnsi="Times New Roman" w:cs="Times New Roman"/>
          <w:sz w:val="24"/>
          <w:szCs w:val="24"/>
          <w:lang w:val="sr-Latn-BA"/>
        </w:rPr>
        <w:t>i njihovim</w:t>
      </w:r>
      <w:r w:rsidR="00C91837">
        <w:rPr>
          <w:rFonts w:ascii="Times New Roman" w:hAnsi="Times New Roman" w:cs="Times New Roman"/>
          <w:sz w:val="24"/>
          <w:szCs w:val="24"/>
          <w:lang w:val="sr-Latn-BA"/>
        </w:rPr>
        <w:t xml:space="preserve"> osnovnim informacijama, slikom i opisom.</w:t>
      </w:r>
      <w:r w:rsidR="00FB42ED">
        <w:rPr>
          <w:rFonts w:ascii="Times New Roman" w:hAnsi="Times New Roman" w:cs="Times New Roman"/>
          <w:sz w:val="24"/>
          <w:szCs w:val="24"/>
          <w:lang w:val="sr-Latn-BA"/>
        </w:rPr>
        <w:t xml:space="preserve"> Kao i kod </w:t>
      </w:r>
      <w:r w:rsidR="00FB42ED">
        <w:rPr>
          <w:rFonts w:ascii="Times New Roman" w:hAnsi="Times New Roman" w:cs="Times New Roman"/>
          <w:i/>
          <w:sz w:val="24"/>
          <w:szCs w:val="24"/>
          <w:lang w:val="sr-Latn-BA"/>
        </w:rPr>
        <w:t>web</w:t>
      </w:r>
      <w:r w:rsidR="00FB42ED">
        <w:rPr>
          <w:rFonts w:ascii="Times New Roman" w:hAnsi="Times New Roman" w:cs="Times New Roman"/>
          <w:sz w:val="24"/>
          <w:szCs w:val="24"/>
          <w:lang w:val="sr-Latn-BA"/>
        </w:rPr>
        <w:t xml:space="preserve"> aplikacije,</w:t>
      </w:r>
      <w:r w:rsidR="004A7C24">
        <w:rPr>
          <w:rFonts w:ascii="Times New Roman" w:hAnsi="Times New Roman" w:cs="Times New Roman"/>
          <w:sz w:val="24"/>
          <w:szCs w:val="24"/>
          <w:lang w:val="sr-Latn-BA"/>
        </w:rPr>
        <w:t xml:space="preserve"> potrebni resursi se preuzimaju sa opisanog servera.</w:t>
      </w:r>
      <w:r w:rsidR="00FB42ED">
        <w:rPr>
          <w:rFonts w:ascii="Times New Roman" w:hAnsi="Times New Roman" w:cs="Times New Roman"/>
          <w:sz w:val="24"/>
          <w:szCs w:val="24"/>
          <w:lang w:val="sr-Latn-BA"/>
        </w:rPr>
        <w:t xml:space="preserve"> </w:t>
      </w:r>
      <w:r w:rsidR="004A7C24">
        <w:rPr>
          <w:rFonts w:ascii="Times New Roman" w:hAnsi="Times New Roman" w:cs="Times New Roman"/>
          <w:sz w:val="24"/>
          <w:szCs w:val="24"/>
          <w:lang w:val="sr-Latn-BA"/>
        </w:rPr>
        <w:t xml:space="preserve">Priliko prijavljivanja na sistem, </w:t>
      </w:r>
      <w:r w:rsidR="00FB42ED">
        <w:rPr>
          <w:rFonts w:ascii="Times New Roman" w:hAnsi="Times New Roman" w:cs="Times New Roman"/>
          <w:sz w:val="24"/>
          <w:szCs w:val="24"/>
          <w:lang w:val="sr-Latn-BA"/>
        </w:rPr>
        <w:t xml:space="preserve">server kreira i šalje JWT token klijentu gdje se token čuva u </w:t>
      </w:r>
      <w:r w:rsidR="00FB42ED" w:rsidRPr="00FB42ED">
        <w:rPr>
          <w:rFonts w:ascii="Times New Roman" w:hAnsi="Times New Roman" w:cs="Times New Roman"/>
          <w:i/>
          <w:sz w:val="24"/>
          <w:szCs w:val="24"/>
          <w:lang w:val="sr-Latn-BA"/>
        </w:rPr>
        <w:t>sessionStorage</w:t>
      </w:r>
      <w:r w:rsidR="008D5AD3">
        <w:rPr>
          <w:rFonts w:ascii="Times New Roman" w:hAnsi="Times New Roman" w:cs="Times New Roman"/>
          <w:sz w:val="24"/>
          <w:szCs w:val="24"/>
          <w:lang w:val="sr-Latn-BA"/>
        </w:rPr>
        <w:t>-u i kasnije šalje kroz</w:t>
      </w:r>
      <w:r w:rsidR="00FB42ED">
        <w:rPr>
          <w:rFonts w:ascii="Times New Roman" w:hAnsi="Times New Roman" w:cs="Times New Roman"/>
          <w:sz w:val="24"/>
          <w:szCs w:val="24"/>
          <w:lang w:val="sr-Latn-BA"/>
        </w:rPr>
        <w:t xml:space="preserve"> zahtjeve.</w:t>
      </w:r>
    </w:p>
    <w:p w:rsidR="003F6677" w:rsidRDefault="003F6677" w:rsidP="00FA5859">
      <w:pPr>
        <w:spacing w:after="0" w:line="240" w:lineRule="auto"/>
        <w:jc w:val="both"/>
        <w:rPr>
          <w:rFonts w:ascii="Times New Roman" w:hAnsi="Times New Roman" w:cs="Times New Roman"/>
          <w:sz w:val="24"/>
          <w:szCs w:val="24"/>
          <w:lang w:val="sr-Latn-BA"/>
        </w:rPr>
      </w:pPr>
    </w:p>
    <w:p w:rsidR="00FB42ED" w:rsidRDefault="00FB42ED" w:rsidP="00FA5859">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t xml:space="preserve">Korisnik ima mogućnost </w:t>
      </w:r>
      <w:r w:rsidR="00A312F6">
        <w:rPr>
          <w:rFonts w:ascii="Times New Roman" w:hAnsi="Times New Roman" w:cs="Times New Roman"/>
          <w:sz w:val="24"/>
          <w:szCs w:val="24"/>
          <w:lang w:val="sr-Latn-BA"/>
        </w:rPr>
        <w:t xml:space="preserve">pregleda i izbora ponuda restorana. U liniji za navigaciju na stranicama </w:t>
      </w:r>
      <w:r w:rsidR="00A312F6" w:rsidRPr="00A312F6">
        <w:rPr>
          <w:rFonts w:ascii="Times New Roman" w:hAnsi="Times New Roman" w:cs="Times New Roman"/>
          <w:i/>
          <w:sz w:val="24"/>
          <w:szCs w:val="24"/>
          <w:lang w:val="sr-Latn-BA"/>
        </w:rPr>
        <w:t>restaurants</w:t>
      </w:r>
      <w:r w:rsidR="00A312F6">
        <w:rPr>
          <w:rFonts w:ascii="Times New Roman" w:hAnsi="Times New Roman" w:cs="Times New Roman"/>
          <w:sz w:val="24"/>
          <w:szCs w:val="24"/>
          <w:lang w:val="sr-Latn-BA"/>
        </w:rPr>
        <w:t xml:space="preserve"> i </w:t>
      </w:r>
      <w:r w:rsidR="00A312F6">
        <w:rPr>
          <w:rFonts w:ascii="Times New Roman" w:hAnsi="Times New Roman" w:cs="Times New Roman"/>
          <w:i/>
          <w:sz w:val="24"/>
          <w:szCs w:val="24"/>
          <w:lang w:val="sr-Latn-BA"/>
        </w:rPr>
        <w:t>offers</w:t>
      </w:r>
      <w:r w:rsidR="00A312F6">
        <w:rPr>
          <w:rFonts w:ascii="Times New Roman" w:hAnsi="Times New Roman" w:cs="Times New Roman"/>
          <w:sz w:val="24"/>
          <w:szCs w:val="24"/>
          <w:lang w:val="sr-Latn-BA"/>
        </w:rPr>
        <w:t xml:space="preserve"> nalaze se </w:t>
      </w:r>
      <w:r w:rsidR="00F76DFF">
        <w:rPr>
          <w:rFonts w:ascii="Times New Roman" w:hAnsi="Times New Roman" w:cs="Times New Roman"/>
          <w:sz w:val="24"/>
          <w:szCs w:val="24"/>
          <w:lang w:val="sr-Latn-BA"/>
        </w:rPr>
        <w:t>tabovi</w:t>
      </w:r>
      <w:r w:rsidR="00A312F6">
        <w:rPr>
          <w:rFonts w:ascii="Times New Roman" w:hAnsi="Times New Roman" w:cs="Times New Roman"/>
          <w:sz w:val="24"/>
          <w:szCs w:val="24"/>
          <w:lang w:val="sr-Latn-BA"/>
        </w:rPr>
        <w:t xml:space="preserve"> za odjavu sa sistema (eng. </w:t>
      </w:r>
      <w:r w:rsidR="00A312F6">
        <w:rPr>
          <w:rFonts w:ascii="Times New Roman" w:hAnsi="Times New Roman" w:cs="Times New Roman"/>
          <w:i/>
          <w:sz w:val="24"/>
          <w:szCs w:val="24"/>
          <w:lang w:val="sr-Latn-BA"/>
        </w:rPr>
        <w:t>logout</w:t>
      </w:r>
      <w:r w:rsidR="00A312F6">
        <w:rPr>
          <w:rFonts w:ascii="Times New Roman" w:hAnsi="Times New Roman" w:cs="Times New Roman"/>
          <w:sz w:val="24"/>
          <w:szCs w:val="24"/>
          <w:lang w:val="sr-Latn-BA"/>
        </w:rPr>
        <w:t>) i za „korpu“ sa izabranim stavkama. Na Slici</w:t>
      </w:r>
      <w:r w:rsidR="00FA5859">
        <w:rPr>
          <w:rFonts w:ascii="Times New Roman" w:hAnsi="Times New Roman" w:cs="Times New Roman"/>
          <w:sz w:val="24"/>
          <w:szCs w:val="24"/>
          <w:lang w:val="sr-Latn-BA"/>
        </w:rPr>
        <w:t xml:space="preserve"> 9.12</w:t>
      </w:r>
      <w:r w:rsidR="00A312F6">
        <w:rPr>
          <w:rFonts w:ascii="Times New Roman" w:hAnsi="Times New Roman" w:cs="Times New Roman"/>
          <w:sz w:val="24"/>
          <w:szCs w:val="24"/>
          <w:lang w:val="sr-Latn-BA"/>
        </w:rPr>
        <w:t xml:space="preserve"> je prikazan izgled stranice </w:t>
      </w:r>
      <w:r w:rsidR="00A312F6">
        <w:rPr>
          <w:rFonts w:ascii="Times New Roman" w:hAnsi="Times New Roman" w:cs="Times New Roman"/>
          <w:i/>
          <w:sz w:val="24"/>
          <w:szCs w:val="24"/>
          <w:lang w:val="sr-Latn-BA"/>
        </w:rPr>
        <w:t>restaurants</w:t>
      </w:r>
      <w:r w:rsidR="00A312F6">
        <w:rPr>
          <w:rFonts w:ascii="Times New Roman" w:hAnsi="Times New Roman" w:cs="Times New Roman"/>
          <w:sz w:val="24"/>
          <w:szCs w:val="24"/>
          <w:lang w:val="sr-Latn-BA"/>
        </w:rPr>
        <w:t xml:space="preserve"> za </w:t>
      </w:r>
      <w:r w:rsidR="00A312F6" w:rsidRPr="00A312F6">
        <w:rPr>
          <w:rFonts w:ascii="Times New Roman" w:hAnsi="Times New Roman" w:cs="Times New Roman"/>
          <w:i/>
          <w:sz w:val="24"/>
          <w:szCs w:val="24"/>
          <w:lang w:val="sr-Latn-BA"/>
        </w:rPr>
        <w:t>iOS</w:t>
      </w:r>
      <w:r w:rsidR="00A312F6">
        <w:rPr>
          <w:rFonts w:ascii="Times New Roman" w:hAnsi="Times New Roman" w:cs="Times New Roman"/>
          <w:sz w:val="24"/>
          <w:szCs w:val="24"/>
          <w:lang w:val="sr-Latn-BA"/>
        </w:rPr>
        <w:t xml:space="preserve"> i </w:t>
      </w:r>
      <w:r w:rsidR="000212F7">
        <w:rPr>
          <w:rFonts w:ascii="Times New Roman" w:hAnsi="Times New Roman" w:cs="Times New Roman"/>
          <w:i/>
          <w:sz w:val="24"/>
          <w:szCs w:val="24"/>
          <w:lang w:val="sr-Latn-BA"/>
        </w:rPr>
        <w:t>A</w:t>
      </w:r>
      <w:r w:rsidR="00A312F6" w:rsidRPr="00A312F6">
        <w:rPr>
          <w:rFonts w:ascii="Times New Roman" w:hAnsi="Times New Roman" w:cs="Times New Roman"/>
          <w:i/>
          <w:sz w:val="24"/>
          <w:szCs w:val="24"/>
          <w:lang w:val="sr-Latn-BA"/>
        </w:rPr>
        <w:t>ndroid</w:t>
      </w:r>
      <w:r w:rsidR="00A312F6">
        <w:rPr>
          <w:rFonts w:ascii="Times New Roman" w:hAnsi="Times New Roman" w:cs="Times New Roman"/>
          <w:sz w:val="24"/>
          <w:szCs w:val="24"/>
          <w:lang w:val="sr-Latn-BA"/>
        </w:rPr>
        <w:t xml:space="preserve"> platforme.</w:t>
      </w:r>
    </w:p>
    <w:p w:rsidR="003F6677" w:rsidRDefault="003F6677" w:rsidP="00FA5859">
      <w:pPr>
        <w:spacing w:after="0" w:line="240" w:lineRule="auto"/>
        <w:jc w:val="both"/>
        <w:rPr>
          <w:rFonts w:ascii="Times New Roman" w:hAnsi="Times New Roman" w:cs="Times New Roman"/>
          <w:sz w:val="24"/>
          <w:szCs w:val="24"/>
          <w:lang w:val="sr-Latn-BA"/>
        </w:rPr>
      </w:pPr>
    </w:p>
    <w:p w:rsidR="00FA5859" w:rsidRDefault="003F6677" w:rsidP="00FA5859">
      <w:pPr>
        <w:keepNext/>
        <w:spacing w:after="0" w:line="240" w:lineRule="auto"/>
        <w:jc w:val="both"/>
      </w:pPr>
      <w:r>
        <w:rPr>
          <w:rFonts w:ascii="Times New Roman" w:hAnsi="Times New Roman" w:cs="Times New Roman"/>
          <w:noProof/>
          <w:sz w:val="24"/>
          <w:szCs w:val="24"/>
        </w:rPr>
        <w:lastRenderedPageBreak/>
        <w:drawing>
          <wp:inline distT="0" distB="0" distL="0" distR="0">
            <wp:extent cx="5733415" cy="417322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restaurant-pag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173220"/>
                    </a:xfrm>
                    <a:prstGeom prst="rect">
                      <a:avLst/>
                    </a:prstGeom>
                  </pic:spPr>
                </pic:pic>
              </a:graphicData>
            </a:graphic>
          </wp:inline>
        </w:drawing>
      </w:r>
    </w:p>
    <w:p w:rsidR="00FA5859" w:rsidRDefault="00FA5859" w:rsidP="00FA5859">
      <w:pPr>
        <w:pStyle w:val="Caption"/>
        <w:spacing w:after="0"/>
        <w:jc w:val="center"/>
        <w:rPr>
          <w:rFonts w:ascii="Times New Roman" w:hAnsi="Times New Roman" w:cs="Times New Roman"/>
          <w:i/>
        </w:rPr>
      </w:pPr>
    </w:p>
    <w:p w:rsidR="003F6677" w:rsidRPr="00FA5859" w:rsidRDefault="00FA5859" w:rsidP="00FA5859">
      <w:pPr>
        <w:pStyle w:val="Caption"/>
        <w:spacing w:after="0"/>
        <w:jc w:val="center"/>
        <w:rPr>
          <w:rFonts w:ascii="Times New Roman" w:hAnsi="Times New Roman" w:cs="Times New Roman"/>
          <w:i/>
          <w:sz w:val="24"/>
          <w:szCs w:val="24"/>
          <w:lang w:val="sr-Latn-BA"/>
        </w:rPr>
      </w:pPr>
      <w:r w:rsidRPr="00FA5859">
        <w:rPr>
          <w:rFonts w:ascii="Times New Roman" w:hAnsi="Times New Roman" w:cs="Times New Roman"/>
          <w:i/>
        </w:rPr>
        <w:t>Slika 9.12 – Izgled s</w:t>
      </w:r>
      <w:r w:rsidR="000212F7">
        <w:rPr>
          <w:rFonts w:ascii="Times New Roman" w:hAnsi="Times New Roman" w:cs="Times New Roman"/>
          <w:i/>
        </w:rPr>
        <w:t>tranice “restaurants” na iOS i A</w:t>
      </w:r>
      <w:r w:rsidRPr="00FA5859">
        <w:rPr>
          <w:rFonts w:ascii="Times New Roman" w:hAnsi="Times New Roman" w:cs="Times New Roman"/>
          <w:i/>
        </w:rPr>
        <w:t>ndroid platformi</w:t>
      </w:r>
    </w:p>
    <w:p w:rsidR="00A312F6" w:rsidRDefault="00A312F6" w:rsidP="00FA5859">
      <w:pPr>
        <w:spacing w:after="0" w:line="240" w:lineRule="auto"/>
        <w:jc w:val="both"/>
        <w:rPr>
          <w:rFonts w:ascii="Times New Roman" w:hAnsi="Times New Roman" w:cs="Times New Roman"/>
          <w:sz w:val="24"/>
          <w:szCs w:val="24"/>
          <w:lang w:val="sr-Latn-BA"/>
        </w:rPr>
      </w:pPr>
    </w:p>
    <w:p w:rsidR="00A20D00" w:rsidRDefault="00E25619"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p>
    <w:p w:rsidR="003F6677" w:rsidRDefault="004F4149" w:rsidP="004F4149">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Po izboru jednog od restorana, korisniku se otvara stranica </w:t>
      </w:r>
      <w:r w:rsidRPr="004F4149">
        <w:rPr>
          <w:rFonts w:ascii="Times New Roman" w:hAnsi="Times New Roman" w:cs="Times New Roman"/>
          <w:i/>
          <w:sz w:val="24"/>
          <w:szCs w:val="24"/>
          <w:lang w:val="sr-Latn-BA"/>
        </w:rPr>
        <w:t>offers</w:t>
      </w:r>
      <w:r>
        <w:rPr>
          <w:rFonts w:ascii="Times New Roman" w:hAnsi="Times New Roman" w:cs="Times New Roman"/>
          <w:sz w:val="24"/>
          <w:szCs w:val="24"/>
          <w:lang w:val="sr-Latn-BA"/>
        </w:rPr>
        <w:t xml:space="preserve"> na kojoj se nalaze stavke restorana. Kada korisnik izabere stavku otvara se modalni di</w:t>
      </w:r>
      <w:r w:rsidR="00D87F63">
        <w:rPr>
          <w:rFonts w:ascii="Times New Roman" w:hAnsi="Times New Roman" w:cs="Times New Roman"/>
          <w:sz w:val="24"/>
          <w:szCs w:val="24"/>
          <w:lang w:val="sr-Latn-BA"/>
        </w:rPr>
        <w:t>ja</w:t>
      </w:r>
      <w:r>
        <w:rPr>
          <w:rFonts w:ascii="Times New Roman" w:hAnsi="Times New Roman" w:cs="Times New Roman"/>
          <w:sz w:val="24"/>
          <w:szCs w:val="24"/>
          <w:lang w:val="sr-Latn-BA"/>
        </w:rPr>
        <w:t xml:space="preserve">log u kome korisnik može izabrati koliko porcija izabrane stavke želi, da unese instrukcije i izabere priloge, nakon čega stavku može dodati u </w:t>
      </w:r>
      <w:r w:rsidR="000212F7">
        <w:rPr>
          <w:rFonts w:ascii="Times New Roman" w:hAnsi="Times New Roman" w:cs="Times New Roman"/>
          <w:sz w:val="24"/>
          <w:szCs w:val="24"/>
          <w:lang w:val="sr-Latn-BA"/>
        </w:rPr>
        <w:t>„</w:t>
      </w:r>
      <w:r>
        <w:rPr>
          <w:rFonts w:ascii="Times New Roman" w:hAnsi="Times New Roman" w:cs="Times New Roman"/>
          <w:sz w:val="24"/>
          <w:szCs w:val="24"/>
          <w:lang w:val="sr-Latn-BA"/>
        </w:rPr>
        <w:t>korpu</w:t>
      </w:r>
      <w:r w:rsidR="000212F7">
        <w:rPr>
          <w:rFonts w:ascii="Times New Roman" w:hAnsi="Times New Roman" w:cs="Times New Roman"/>
          <w:sz w:val="24"/>
          <w:szCs w:val="24"/>
          <w:lang w:val="sr-Latn-BA"/>
        </w:rPr>
        <w:t>“</w:t>
      </w:r>
      <w:r w:rsidR="00214B1F">
        <w:rPr>
          <w:rFonts w:ascii="Times New Roman" w:hAnsi="Times New Roman" w:cs="Times New Roman"/>
          <w:sz w:val="24"/>
          <w:szCs w:val="24"/>
          <w:lang w:val="sr-Latn-BA"/>
        </w:rPr>
        <w:t>. Nakon dodavanja stavke, korisnik dobija povratnu</w:t>
      </w:r>
      <w:r>
        <w:rPr>
          <w:rFonts w:ascii="Times New Roman" w:hAnsi="Times New Roman" w:cs="Times New Roman"/>
          <w:sz w:val="24"/>
          <w:szCs w:val="24"/>
          <w:lang w:val="sr-Latn-BA"/>
        </w:rPr>
        <w:t xml:space="preserve"> informaci</w:t>
      </w:r>
      <w:r w:rsidR="00214B1F">
        <w:rPr>
          <w:rFonts w:ascii="Times New Roman" w:hAnsi="Times New Roman" w:cs="Times New Roman"/>
          <w:sz w:val="24"/>
          <w:szCs w:val="24"/>
          <w:lang w:val="sr-Latn-BA"/>
        </w:rPr>
        <w:t xml:space="preserve">ju u obliku </w:t>
      </w:r>
      <w:r w:rsidR="00214B1F">
        <w:rPr>
          <w:rFonts w:ascii="Times New Roman" w:hAnsi="Times New Roman" w:cs="Times New Roman"/>
          <w:i/>
          <w:sz w:val="24"/>
          <w:szCs w:val="24"/>
          <w:lang w:val="sr-Latn-BA"/>
        </w:rPr>
        <w:t>toast</w:t>
      </w:r>
      <w:r w:rsidR="00214B1F">
        <w:rPr>
          <w:rFonts w:ascii="Times New Roman" w:hAnsi="Times New Roman" w:cs="Times New Roman"/>
          <w:sz w:val="24"/>
          <w:szCs w:val="24"/>
          <w:lang w:val="sr-Latn-BA"/>
        </w:rPr>
        <w:t xml:space="preserve"> komponente koja se pojavljuje na vrhu ekrana.</w:t>
      </w:r>
      <w:r>
        <w:rPr>
          <w:rFonts w:ascii="Times New Roman" w:hAnsi="Times New Roman" w:cs="Times New Roman"/>
          <w:sz w:val="24"/>
          <w:szCs w:val="24"/>
          <w:lang w:val="sr-Latn-BA"/>
        </w:rPr>
        <w:t xml:space="preserve"> </w:t>
      </w:r>
      <w:r w:rsidR="003F6677">
        <w:rPr>
          <w:rFonts w:ascii="Times New Roman" w:hAnsi="Times New Roman" w:cs="Times New Roman"/>
          <w:sz w:val="24"/>
          <w:szCs w:val="24"/>
          <w:lang w:val="sr-Latn-BA"/>
        </w:rPr>
        <w:t>Na Slici</w:t>
      </w:r>
      <w:r w:rsidR="00FA5859">
        <w:rPr>
          <w:rFonts w:ascii="Times New Roman" w:hAnsi="Times New Roman" w:cs="Times New Roman"/>
          <w:sz w:val="24"/>
          <w:szCs w:val="24"/>
          <w:lang w:val="sr-Latn-BA"/>
        </w:rPr>
        <w:t xml:space="preserve"> 9.13</w:t>
      </w:r>
      <w:r w:rsidR="003F6677">
        <w:rPr>
          <w:rFonts w:ascii="Times New Roman" w:hAnsi="Times New Roman" w:cs="Times New Roman"/>
          <w:sz w:val="24"/>
          <w:szCs w:val="24"/>
          <w:lang w:val="sr-Latn-BA"/>
        </w:rPr>
        <w:t xml:space="preserve"> je prikazana stranica </w:t>
      </w:r>
      <w:r w:rsidR="003F6677">
        <w:rPr>
          <w:rFonts w:ascii="Times New Roman" w:hAnsi="Times New Roman" w:cs="Times New Roman"/>
          <w:i/>
          <w:sz w:val="24"/>
          <w:szCs w:val="24"/>
          <w:lang w:val="sr-Latn-BA"/>
        </w:rPr>
        <w:t>offers</w:t>
      </w:r>
      <w:r w:rsidR="003F6677">
        <w:rPr>
          <w:rFonts w:ascii="Times New Roman" w:hAnsi="Times New Roman" w:cs="Times New Roman"/>
          <w:sz w:val="24"/>
          <w:szCs w:val="24"/>
          <w:lang w:val="sr-Latn-BA"/>
        </w:rPr>
        <w:t>.</w:t>
      </w:r>
    </w:p>
    <w:p w:rsidR="003F6677" w:rsidRDefault="003F6677" w:rsidP="003F6677">
      <w:pPr>
        <w:spacing w:after="0" w:line="240" w:lineRule="auto"/>
        <w:jc w:val="both"/>
        <w:rPr>
          <w:rFonts w:ascii="Times New Roman" w:hAnsi="Times New Roman" w:cs="Times New Roman"/>
          <w:sz w:val="24"/>
          <w:szCs w:val="24"/>
          <w:lang w:val="sr-Latn-BA"/>
        </w:rPr>
      </w:pPr>
    </w:p>
    <w:p w:rsidR="00FA5859" w:rsidRDefault="003F6677" w:rsidP="00FA5859">
      <w:pPr>
        <w:keepNext/>
        <w:spacing w:after="0" w:line="240" w:lineRule="auto"/>
        <w:jc w:val="both"/>
      </w:pPr>
      <w:r>
        <w:rPr>
          <w:rFonts w:ascii="Times New Roman" w:hAnsi="Times New Roman" w:cs="Times New Roman"/>
          <w:noProof/>
          <w:sz w:val="24"/>
          <w:szCs w:val="24"/>
        </w:rPr>
        <w:lastRenderedPageBreak/>
        <w:drawing>
          <wp:inline distT="0" distB="0" distL="0" distR="0">
            <wp:extent cx="5733415" cy="417322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offers-pag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4173220"/>
                    </a:xfrm>
                    <a:prstGeom prst="rect">
                      <a:avLst/>
                    </a:prstGeom>
                  </pic:spPr>
                </pic:pic>
              </a:graphicData>
            </a:graphic>
          </wp:inline>
        </w:drawing>
      </w:r>
    </w:p>
    <w:p w:rsidR="002C3F65" w:rsidRDefault="002C3F65" w:rsidP="002C3F65">
      <w:pPr>
        <w:pStyle w:val="Caption"/>
        <w:spacing w:after="0"/>
        <w:jc w:val="center"/>
        <w:rPr>
          <w:rFonts w:ascii="Times New Roman" w:hAnsi="Times New Roman" w:cs="Times New Roman"/>
          <w:i/>
        </w:rPr>
      </w:pPr>
    </w:p>
    <w:p w:rsidR="003F6677" w:rsidRDefault="00FA5859" w:rsidP="002C3F65">
      <w:pPr>
        <w:pStyle w:val="Caption"/>
        <w:spacing w:after="0"/>
        <w:jc w:val="center"/>
        <w:rPr>
          <w:rFonts w:ascii="Times New Roman" w:hAnsi="Times New Roman" w:cs="Times New Roman"/>
          <w:sz w:val="24"/>
          <w:szCs w:val="24"/>
          <w:lang w:val="sr-Latn-BA"/>
        </w:rPr>
      </w:pPr>
      <w:r w:rsidRPr="00FA5859">
        <w:rPr>
          <w:rFonts w:ascii="Times New Roman" w:hAnsi="Times New Roman" w:cs="Times New Roman"/>
          <w:i/>
        </w:rPr>
        <w:t>Slika 9.13 -</w:t>
      </w:r>
      <w:r>
        <w:t xml:space="preserve"> </w:t>
      </w:r>
      <w:r w:rsidRPr="00FA5859">
        <w:rPr>
          <w:rFonts w:ascii="Times New Roman" w:hAnsi="Times New Roman" w:cs="Times New Roman"/>
          <w:i/>
        </w:rPr>
        <w:t>Izgled stranice “</w:t>
      </w:r>
      <w:r>
        <w:rPr>
          <w:rFonts w:ascii="Times New Roman" w:hAnsi="Times New Roman" w:cs="Times New Roman"/>
          <w:i/>
        </w:rPr>
        <w:t>offers</w:t>
      </w:r>
      <w:r w:rsidRPr="00FA5859">
        <w:rPr>
          <w:rFonts w:ascii="Times New Roman" w:hAnsi="Times New Roman" w:cs="Times New Roman"/>
          <w:i/>
        </w:rPr>
        <w:t>” na iOS i android platformi</w:t>
      </w:r>
    </w:p>
    <w:p w:rsidR="003F6677" w:rsidRDefault="003F6677" w:rsidP="004F4149">
      <w:pPr>
        <w:spacing w:after="0" w:line="240" w:lineRule="auto"/>
        <w:ind w:firstLine="720"/>
        <w:jc w:val="both"/>
        <w:rPr>
          <w:rFonts w:ascii="Times New Roman" w:hAnsi="Times New Roman" w:cs="Times New Roman"/>
          <w:sz w:val="24"/>
          <w:szCs w:val="24"/>
          <w:lang w:val="sr-Latn-BA"/>
        </w:rPr>
      </w:pPr>
    </w:p>
    <w:p w:rsidR="003F6677" w:rsidRDefault="003F6677" w:rsidP="004F4149">
      <w:pPr>
        <w:spacing w:after="0" w:line="240" w:lineRule="auto"/>
        <w:ind w:firstLine="720"/>
        <w:jc w:val="both"/>
        <w:rPr>
          <w:rFonts w:ascii="Times New Roman" w:hAnsi="Times New Roman" w:cs="Times New Roman"/>
          <w:sz w:val="24"/>
          <w:szCs w:val="24"/>
          <w:lang w:val="sr-Latn-BA"/>
        </w:rPr>
      </w:pPr>
    </w:p>
    <w:p w:rsidR="004F4149" w:rsidRDefault="003F6677" w:rsidP="004F4149">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  Izgled</w:t>
      </w:r>
      <w:r w:rsidR="00214B1F">
        <w:rPr>
          <w:rFonts w:ascii="Times New Roman" w:hAnsi="Times New Roman" w:cs="Times New Roman"/>
          <w:sz w:val="24"/>
          <w:szCs w:val="24"/>
          <w:lang w:val="sr-Latn-BA"/>
        </w:rPr>
        <w:t xml:space="preserve"> modalnog dialoga</w:t>
      </w:r>
      <w:r>
        <w:rPr>
          <w:rFonts w:ascii="Times New Roman" w:hAnsi="Times New Roman" w:cs="Times New Roman"/>
          <w:sz w:val="24"/>
          <w:szCs w:val="24"/>
          <w:lang w:val="sr-Latn-BA"/>
        </w:rPr>
        <w:t xml:space="preserve"> kada se stavka doda u korpu</w:t>
      </w:r>
      <w:r w:rsidR="00214B1F">
        <w:rPr>
          <w:rFonts w:ascii="Times New Roman" w:hAnsi="Times New Roman" w:cs="Times New Roman"/>
          <w:sz w:val="24"/>
          <w:szCs w:val="24"/>
          <w:lang w:val="sr-Latn-BA"/>
        </w:rPr>
        <w:t xml:space="preserve"> </w:t>
      </w:r>
      <w:r w:rsidR="004F4149">
        <w:rPr>
          <w:rFonts w:ascii="Times New Roman" w:hAnsi="Times New Roman" w:cs="Times New Roman"/>
          <w:sz w:val="24"/>
          <w:szCs w:val="24"/>
          <w:lang w:val="sr-Latn-BA"/>
        </w:rPr>
        <w:t>prikazan je na Slici</w:t>
      </w:r>
      <w:r w:rsidR="002325B8">
        <w:rPr>
          <w:rFonts w:ascii="Times New Roman" w:hAnsi="Times New Roman" w:cs="Times New Roman"/>
          <w:sz w:val="24"/>
          <w:szCs w:val="24"/>
          <w:lang w:val="sr-Latn-BA"/>
        </w:rPr>
        <w:t xml:space="preserve"> </w:t>
      </w:r>
      <w:r w:rsidR="00FA5859">
        <w:rPr>
          <w:rFonts w:ascii="Times New Roman" w:hAnsi="Times New Roman" w:cs="Times New Roman"/>
          <w:sz w:val="24"/>
          <w:szCs w:val="24"/>
          <w:lang w:val="sr-Latn-BA"/>
        </w:rPr>
        <w:t>9.14</w:t>
      </w:r>
      <w:r w:rsidR="002325B8">
        <w:rPr>
          <w:rFonts w:ascii="Times New Roman" w:hAnsi="Times New Roman" w:cs="Times New Roman"/>
          <w:sz w:val="24"/>
          <w:szCs w:val="24"/>
          <w:lang w:val="sr-Latn-BA"/>
        </w:rPr>
        <w:t>.</w:t>
      </w:r>
    </w:p>
    <w:p w:rsidR="003F6677" w:rsidRDefault="003F6677" w:rsidP="003F6677">
      <w:pPr>
        <w:spacing w:after="0" w:line="240" w:lineRule="auto"/>
        <w:jc w:val="both"/>
        <w:rPr>
          <w:rFonts w:ascii="Times New Roman" w:hAnsi="Times New Roman" w:cs="Times New Roman"/>
          <w:sz w:val="24"/>
          <w:szCs w:val="24"/>
          <w:lang w:val="sr-Latn-BA"/>
        </w:rPr>
      </w:pPr>
    </w:p>
    <w:p w:rsidR="00FA5859" w:rsidRDefault="003F6677" w:rsidP="00FA5859">
      <w:pPr>
        <w:keepNext/>
        <w:spacing w:after="0" w:line="240" w:lineRule="auto"/>
        <w:jc w:val="both"/>
      </w:pPr>
      <w:r>
        <w:rPr>
          <w:rFonts w:ascii="Times New Roman" w:hAnsi="Times New Roman" w:cs="Times New Roman"/>
          <w:noProof/>
          <w:sz w:val="24"/>
          <w:szCs w:val="24"/>
        </w:rPr>
        <w:lastRenderedPageBreak/>
        <w:drawing>
          <wp:inline distT="0" distB="0" distL="0" distR="0">
            <wp:extent cx="5733415" cy="4151630"/>
            <wp:effectExtent l="0" t="0" r="635"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add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4151630"/>
                    </a:xfrm>
                    <a:prstGeom prst="rect">
                      <a:avLst/>
                    </a:prstGeom>
                  </pic:spPr>
                </pic:pic>
              </a:graphicData>
            </a:graphic>
          </wp:inline>
        </w:drawing>
      </w:r>
    </w:p>
    <w:p w:rsidR="00FA5859" w:rsidRDefault="00FA5859" w:rsidP="00FA5859">
      <w:pPr>
        <w:pStyle w:val="Caption"/>
        <w:spacing w:after="0"/>
        <w:jc w:val="center"/>
        <w:rPr>
          <w:rFonts w:ascii="Times New Roman" w:hAnsi="Times New Roman" w:cs="Times New Roman"/>
          <w:i/>
        </w:rPr>
      </w:pPr>
    </w:p>
    <w:p w:rsidR="003F6677" w:rsidRDefault="00FA5859" w:rsidP="00FA5859">
      <w:pPr>
        <w:pStyle w:val="Caption"/>
        <w:spacing w:after="0"/>
        <w:jc w:val="center"/>
        <w:rPr>
          <w:rFonts w:ascii="Times New Roman" w:hAnsi="Times New Roman" w:cs="Times New Roman"/>
          <w:sz w:val="24"/>
          <w:szCs w:val="24"/>
          <w:lang w:val="sr-Latn-BA"/>
        </w:rPr>
      </w:pPr>
      <w:r w:rsidRPr="00FA5859">
        <w:rPr>
          <w:rFonts w:ascii="Times New Roman" w:hAnsi="Times New Roman" w:cs="Times New Roman"/>
          <w:i/>
        </w:rPr>
        <w:t>Slika 9.14 -</w:t>
      </w:r>
      <w:r>
        <w:t xml:space="preserve"> </w:t>
      </w:r>
      <w:r w:rsidRPr="00FA5859">
        <w:rPr>
          <w:rFonts w:ascii="Times New Roman" w:hAnsi="Times New Roman" w:cs="Times New Roman"/>
          <w:i/>
        </w:rPr>
        <w:t xml:space="preserve">Izgled </w:t>
      </w:r>
      <w:r>
        <w:rPr>
          <w:rFonts w:ascii="Times New Roman" w:hAnsi="Times New Roman" w:cs="Times New Roman"/>
          <w:i/>
        </w:rPr>
        <w:t xml:space="preserve">modalnog dijaloga </w:t>
      </w:r>
      <w:r w:rsidR="00BE11B0">
        <w:rPr>
          <w:rFonts w:ascii="Times New Roman" w:hAnsi="Times New Roman" w:cs="Times New Roman"/>
          <w:i/>
        </w:rPr>
        <w:t>na iOS i A</w:t>
      </w:r>
      <w:r w:rsidRPr="00FA5859">
        <w:rPr>
          <w:rFonts w:ascii="Times New Roman" w:hAnsi="Times New Roman" w:cs="Times New Roman"/>
          <w:i/>
        </w:rPr>
        <w:t>ndroid platformi</w:t>
      </w:r>
    </w:p>
    <w:p w:rsidR="003F6677" w:rsidRDefault="003F6677" w:rsidP="00FA5859">
      <w:pPr>
        <w:spacing w:after="0" w:line="240" w:lineRule="auto"/>
        <w:jc w:val="both"/>
        <w:rPr>
          <w:rFonts w:ascii="Times New Roman" w:hAnsi="Times New Roman" w:cs="Times New Roman"/>
          <w:sz w:val="24"/>
          <w:szCs w:val="24"/>
          <w:lang w:val="sr-Latn-BA"/>
        </w:rPr>
      </w:pPr>
    </w:p>
    <w:p w:rsidR="003751D1" w:rsidRDefault="003751D1" w:rsidP="004F4149">
      <w:pPr>
        <w:spacing w:after="0" w:line="240" w:lineRule="auto"/>
        <w:ind w:firstLine="720"/>
        <w:jc w:val="both"/>
        <w:rPr>
          <w:rFonts w:ascii="Times New Roman" w:hAnsi="Times New Roman" w:cs="Times New Roman"/>
          <w:sz w:val="24"/>
          <w:szCs w:val="24"/>
          <w:lang w:val="sr-Latn-BA"/>
        </w:rPr>
      </w:pPr>
    </w:p>
    <w:p w:rsidR="007928E9" w:rsidRPr="001B0516" w:rsidRDefault="007928E9" w:rsidP="004F4149">
      <w:pPr>
        <w:spacing w:after="0" w:line="240" w:lineRule="auto"/>
        <w:ind w:firstLine="720"/>
        <w:jc w:val="both"/>
        <w:rPr>
          <w:rFonts w:ascii="Times New Roman" w:hAnsi="Times New Roman" w:cs="Times New Roman"/>
          <w:sz w:val="24"/>
          <w:szCs w:val="24"/>
          <w:lang w:val="sr-Latn-BA"/>
        </w:rPr>
      </w:pPr>
      <w:r>
        <w:rPr>
          <w:rFonts w:ascii="Times New Roman" w:hAnsi="Times New Roman" w:cs="Times New Roman"/>
          <w:sz w:val="24"/>
          <w:szCs w:val="24"/>
          <w:lang w:val="sr-Latn-BA"/>
        </w:rPr>
        <w:t>Korisnik u svakom trenutku može pogledati šta je izabrao klikom na ikonu koja označava „korpu“ u zaglavlju aplikacije. Tada se otvara stranica sa izabranim stavkama i forma za slanje narudžbe.</w:t>
      </w:r>
      <w:r w:rsidR="004751A2">
        <w:rPr>
          <w:rFonts w:ascii="Times New Roman" w:hAnsi="Times New Roman" w:cs="Times New Roman"/>
          <w:sz w:val="24"/>
          <w:szCs w:val="24"/>
          <w:lang w:val="sr-Latn-BA"/>
        </w:rPr>
        <w:t xml:space="preserve"> Kada se narudža pošalje, slično kao kod dodavanja stavke, prikazuje se poruka na vrhu ekrana.</w:t>
      </w:r>
      <w:r>
        <w:rPr>
          <w:rFonts w:ascii="Times New Roman" w:hAnsi="Times New Roman" w:cs="Times New Roman"/>
          <w:sz w:val="24"/>
          <w:szCs w:val="24"/>
          <w:lang w:val="sr-Latn-BA"/>
        </w:rPr>
        <w:t xml:space="preserve"> </w:t>
      </w: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A20D00" w:rsidRDefault="00A20D00"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9D1734" w:rsidRDefault="009D1734" w:rsidP="00A20D00">
      <w:pPr>
        <w:spacing w:after="0" w:line="240" w:lineRule="auto"/>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rPr>
      </w:pPr>
      <w:r>
        <w:rPr>
          <w:rFonts w:ascii="Times New Roman" w:hAnsi="Times New Roman" w:cs="Times New Roman"/>
          <w:sz w:val="24"/>
          <w:szCs w:val="24"/>
          <w:lang w:val="sr-Latn-BA"/>
        </w:rPr>
        <w:tab/>
      </w:r>
    </w:p>
    <w:p w:rsidR="00A20D00" w:rsidRPr="00144BBD" w:rsidRDefault="00A20D00" w:rsidP="009D1734">
      <w:pPr>
        <w:pStyle w:val="Heading2"/>
        <w:spacing w:line="240" w:lineRule="auto"/>
        <w:jc w:val="both"/>
        <w:rPr>
          <w:rFonts w:ascii="Times New Roman" w:hAnsi="Times New Roman" w:cs="Times New Roman"/>
        </w:rPr>
      </w:pPr>
      <w:bookmarkStart w:id="30" w:name="_Toc9960925"/>
      <w:r w:rsidRPr="00144BBD">
        <w:rPr>
          <w:rFonts w:ascii="Times New Roman" w:hAnsi="Times New Roman" w:cs="Times New Roman"/>
        </w:rPr>
        <w:lastRenderedPageBreak/>
        <w:t>Analiza performansi i skalabilnosti</w:t>
      </w:r>
      <w:bookmarkEnd w:id="30"/>
    </w:p>
    <w:p w:rsidR="00A20D00" w:rsidRDefault="00A20D00" w:rsidP="009D1734">
      <w:pPr>
        <w:spacing w:after="0" w:line="240" w:lineRule="auto"/>
        <w:jc w:val="both"/>
      </w:pPr>
    </w:p>
    <w:p w:rsidR="00A20D00" w:rsidRDefault="00A20D00" w:rsidP="009D1734">
      <w:pPr>
        <w:spacing w:after="0" w:line="24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Koje vrijeme odziva </w:t>
      </w:r>
      <w:r w:rsidRPr="00DD4ABA">
        <w:rPr>
          <w:rFonts w:ascii="Times New Roman" w:hAnsi="Times New Roman" w:cs="Times New Roman"/>
          <w:i/>
          <w:sz w:val="24"/>
          <w:szCs w:val="24"/>
        </w:rPr>
        <w:t>web</w:t>
      </w:r>
      <w:r>
        <w:rPr>
          <w:rFonts w:ascii="Times New Roman" w:hAnsi="Times New Roman" w:cs="Times New Roman"/>
          <w:sz w:val="24"/>
          <w:szCs w:val="24"/>
        </w:rPr>
        <w:t xml:space="preserve"> aplikacije je dovoljno brzo predstavlja pitanje kojim se programeri odavno bave. U posljednjih nekoliko godina vrijeme odziva je više nego bitno. Korisnici uobičajeno očekuju učitavanje stranice u istom trenutku kada i pošalju zahtjev za njom. Ne postoji neki univerzalni standard koji opisuje dovoljno dobro vrijeme odziva ali postoji dosta istraživanja i članaka na tu temu.</w:t>
      </w:r>
    </w:p>
    <w:p w:rsidR="00A20D00" w:rsidRDefault="00A20D00" w:rsidP="009D1734">
      <w:pPr>
        <w:spacing w:after="0" w:line="240" w:lineRule="auto"/>
        <w:ind w:firstLine="576"/>
        <w:jc w:val="both"/>
        <w:rPr>
          <w:rFonts w:ascii="Times New Roman" w:hAnsi="Times New Roman" w:cs="Times New Roman"/>
          <w:sz w:val="24"/>
          <w:szCs w:val="24"/>
        </w:rPr>
      </w:pPr>
    </w:p>
    <w:p w:rsidR="00A20D00" w:rsidRDefault="00A20D00" w:rsidP="009D173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U ovom dijelu rada, opisane su performanse aplikacije za naručivanje hrane. Vrijeme otvaranja aplikacije je izmjereno u različitim </w:t>
      </w:r>
      <w:r w:rsidRPr="0016173F">
        <w:rPr>
          <w:rFonts w:ascii="Times New Roman" w:hAnsi="Times New Roman" w:cs="Times New Roman"/>
          <w:i/>
          <w:sz w:val="24"/>
          <w:szCs w:val="24"/>
        </w:rPr>
        <w:t>web</w:t>
      </w:r>
      <w:r>
        <w:rPr>
          <w:rFonts w:ascii="Times New Roman" w:hAnsi="Times New Roman" w:cs="Times New Roman"/>
          <w:sz w:val="24"/>
          <w:szCs w:val="24"/>
        </w:rPr>
        <w:t xml:space="preserve"> čitačima, izraženo je u sekundama i vrijednosti su upoređene. Mjerenja su prikazana na Slici </w:t>
      </w:r>
      <w:r w:rsidR="009D1734">
        <w:rPr>
          <w:rFonts w:ascii="Times New Roman" w:hAnsi="Times New Roman" w:cs="Times New Roman"/>
          <w:sz w:val="24"/>
          <w:szCs w:val="24"/>
        </w:rPr>
        <w:t>9.15</w:t>
      </w:r>
      <w:r>
        <w:rPr>
          <w:rFonts w:ascii="Times New Roman" w:hAnsi="Times New Roman" w:cs="Times New Roman"/>
          <w:sz w:val="24"/>
          <w:szCs w:val="24"/>
        </w:rPr>
        <w:t xml:space="preserve">. Takođe, izmjerena je veličina aplikacije i količina podataka koja se prenosi preko mreže. </w:t>
      </w:r>
    </w:p>
    <w:p w:rsidR="00A20D00" w:rsidRDefault="00A20D00" w:rsidP="009D1734">
      <w:pPr>
        <w:spacing w:after="0" w:line="240" w:lineRule="auto"/>
        <w:jc w:val="both"/>
        <w:rPr>
          <w:rFonts w:ascii="Times New Roman" w:hAnsi="Times New Roman" w:cs="Times New Roman"/>
          <w:sz w:val="24"/>
          <w:szCs w:val="24"/>
        </w:rPr>
      </w:pPr>
    </w:p>
    <w:p w:rsidR="00A20D00" w:rsidRDefault="00A20D00" w:rsidP="00A20D00">
      <w:pPr>
        <w:keepNext/>
        <w:spacing w:after="0" w:line="240" w:lineRule="auto"/>
      </w:pPr>
      <w:r>
        <w:rPr>
          <w:rFonts w:ascii="Times New Roman" w:hAnsi="Times New Roman" w:cs="Times New Roman"/>
          <w:noProof/>
          <w:sz w:val="24"/>
          <w:szCs w:val="24"/>
        </w:rPr>
        <w:drawing>
          <wp:inline distT="0" distB="0" distL="0" distR="0">
            <wp:extent cx="5892165" cy="18288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20D00" w:rsidRPr="00362FAA" w:rsidRDefault="00A20D00" w:rsidP="00A20D00">
      <w:pPr>
        <w:pStyle w:val="Caption"/>
        <w:spacing w:after="0"/>
        <w:jc w:val="center"/>
        <w:rPr>
          <w:rFonts w:ascii="Times New Roman" w:hAnsi="Times New Roman" w:cs="Times New Roman"/>
          <w:i/>
          <w:sz w:val="24"/>
          <w:szCs w:val="24"/>
        </w:rPr>
      </w:pPr>
      <w:r w:rsidRPr="00362FAA">
        <w:rPr>
          <w:rFonts w:ascii="Times New Roman" w:hAnsi="Times New Roman" w:cs="Times New Roman"/>
          <w:i/>
        </w:rPr>
        <w:t xml:space="preserve">Slika </w:t>
      </w:r>
      <w:r w:rsidR="009D1734">
        <w:rPr>
          <w:rFonts w:ascii="Times New Roman" w:hAnsi="Times New Roman" w:cs="Times New Roman"/>
          <w:i/>
        </w:rPr>
        <w:t>9.15 – Dijagram mjerenja vremena potrebnog za otvaranje aplikacije</w:t>
      </w:r>
    </w:p>
    <w:p w:rsidR="00A20D00" w:rsidRDefault="00A20D00" w:rsidP="009D1734">
      <w:pPr>
        <w:spacing w:after="0" w:line="240" w:lineRule="auto"/>
        <w:jc w:val="both"/>
        <w:rPr>
          <w:rFonts w:ascii="Times New Roman" w:hAnsi="Times New Roman" w:cs="Times New Roman"/>
          <w:sz w:val="24"/>
          <w:szCs w:val="24"/>
        </w:rPr>
      </w:pPr>
    </w:p>
    <w:p w:rsidR="00A20D00" w:rsidRDefault="00A20D00" w:rsidP="009D173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Kao što je prikazano na dijagramu, izvršena su po četiri mjerenja za svaki </w:t>
      </w:r>
      <w:r w:rsidRPr="0016173F">
        <w:rPr>
          <w:rFonts w:ascii="Times New Roman" w:hAnsi="Times New Roman" w:cs="Times New Roman"/>
          <w:i/>
          <w:sz w:val="24"/>
          <w:szCs w:val="24"/>
        </w:rPr>
        <w:t>web</w:t>
      </w:r>
      <w:r>
        <w:rPr>
          <w:rFonts w:ascii="Times New Roman" w:hAnsi="Times New Roman" w:cs="Times New Roman"/>
          <w:sz w:val="24"/>
          <w:szCs w:val="24"/>
        </w:rPr>
        <w:t xml:space="preserve"> čitač i može se vidjeti da je vrijeme otvaranja aplikacije najkraće u </w:t>
      </w:r>
      <w:r w:rsidRPr="0016173F">
        <w:rPr>
          <w:rFonts w:ascii="Times New Roman" w:hAnsi="Times New Roman" w:cs="Times New Roman"/>
          <w:i/>
          <w:sz w:val="24"/>
          <w:szCs w:val="24"/>
        </w:rPr>
        <w:t>Firefox</w:t>
      </w:r>
      <w:r>
        <w:rPr>
          <w:rFonts w:ascii="Times New Roman" w:hAnsi="Times New Roman" w:cs="Times New Roman"/>
          <w:sz w:val="24"/>
          <w:szCs w:val="24"/>
        </w:rPr>
        <w:t xml:space="preserve"> čitaču. Vrijeme otvaranja aplikacije zavisi od mnogih faktora, kao što su kompleksnost klijentske aplikacije, serverske aplikacije, baze podataka. Postoje različiti načini kojima se vrijeme učitavanja može smanjiti, jedan od njih je </w:t>
      </w:r>
      <w:r w:rsidRPr="00D12731">
        <w:rPr>
          <w:rFonts w:ascii="Times New Roman" w:hAnsi="Times New Roman" w:cs="Times New Roman"/>
          <w:i/>
          <w:sz w:val="24"/>
          <w:szCs w:val="24"/>
        </w:rPr>
        <w:t>Lazy loading</w:t>
      </w:r>
      <w:r>
        <w:rPr>
          <w:rFonts w:ascii="Times New Roman" w:hAnsi="Times New Roman" w:cs="Times New Roman"/>
          <w:sz w:val="24"/>
          <w:szCs w:val="24"/>
        </w:rPr>
        <w:t xml:space="preserve">, spomenut u poglavlju 7.2. </w:t>
      </w:r>
      <w:r w:rsidRPr="00D12731">
        <w:rPr>
          <w:rFonts w:ascii="Times New Roman" w:hAnsi="Times New Roman" w:cs="Times New Roman"/>
          <w:i/>
          <w:sz w:val="24"/>
          <w:szCs w:val="24"/>
        </w:rPr>
        <w:t>Lazy loading</w:t>
      </w:r>
      <w:r>
        <w:rPr>
          <w:rFonts w:ascii="Times New Roman" w:hAnsi="Times New Roman" w:cs="Times New Roman"/>
          <w:sz w:val="24"/>
          <w:szCs w:val="24"/>
        </w:rPr>
        <w:t xml:space="preserve"> je mehanizam kojim se umjesto učitavanja čitave aplikacije, učitavaju samo moduli zahtijevani u nekom trenutku. Kako bi se ovaj mehani</w:t>
      </w:r>
      <w:r>
        <w:rPr>
          <w:rFonts w:ascii="Times New Roman" w:hAnsi="Times New Roman" w:cs="Times New Roman"/>
          <w:sz w:val="24"/>
          <w:szCs w:val="24"/>
          <w:lang w:val="sr-Latn-BA"/>
        </w:rPr>
        <w:t xml:space="preserve">zam implementirao, potrebni su </w:t>
      </w:r>
      <w:r w:rsidRPr="00340468">
        <w:rPr>
          <w:rFonts w:ascii="Times New Roman" w:hAnsi="Times New Roman" w:cs="Times New Roman"/>
          <w:i/>
          <w:sz w:val="24"/>
          <w:szCs w:val="24"/>
          <w:lang w:val="sr-Latn-BA"/>
        </w:rPr>
        <w:t>routing.module.ts</w:t>
      </w:r>
      <w:r>
        <w:rPr>
          <w:rFonts w:ascii="Times New Roman" w:hAnsi="Times New Roman" w:cs="Times New Roman"/>
          <w:sz w:val="24"/>
          <w:szCs w:val="24"/>
          <w:lang w:val="sr-Latn-BA"/>
        </w:rPr>
        <w:t xml:space="preserve"> i </w:t>
      </w:r>
      <w:r w:rsidRPr="00340468">
        <w:rPr>
          <w:rFonts w:ascii="Times New Roman" w:hAnsi="Times New Roman" w:cs="Times New Roman"/>
          <w:i/>
          <w:sz w:val="24"/>
          <w:szCs w:val="24"/>
          <w:lang w:val="sr-Latn-BA"/>
        </w:rPr>
        <w:t>module.ts</w:t>
      </w:r>
      <w:r>
        <w:rPr>
          <w:rFonts w:ascii="Times New Roman" w:hAnsi="Times New Roman" w:cs="Times New Roman"/>
          <w:sz w:val="24"/>
          <w:szCs w:val="24"/>
          <w:lang w:val="sr-Latn-BA"/>
        </w:rPr>
        <w:t xml:space="preserve"> fajlovi za komponentu koja će se učitavati na zahtjev. </w:t>
      </w:r>
      <w:r>
        <w:rPr>
          <w:rFonts w:ascii="Times New Roman" w:hAnsi="Times New Roman" w:cs="Times New Roman"/>
          <w:sz w:val="24"/>
          <w:szCs w:val="24"/>
        </w:rPr>
        <w:t xml:space="preserve">Npr. za komponentu </w:t>
      </w:r>
      <w:r w:rsidRPr="00340468">
        <w:rPr>
          <w:rFonts w:ascii="Times New Roman" w:hAnsi="Times New Roman" w:cs="Times New Roman"/>
          <w:i/>
          <w:sz w:val="24"/>
          <w:szCs w:val="24"/>
        </w:rPr>
        <w:t>offer</w:t>
      </w:r>
      <w:r>
        <w:rPr>
          <w:rFonts w:ascii="Times New Roman" w:hAnsi="Times New Roman" w:cs="Times New Roman"/>
          <w:sz w:val="24"/>
          <w:szCs w:val="24"/>
        </w:rPr>
        <w:t xml:space="preserve">, fajl </w:t>
      </w:r>
      <w:r w:rsidRPr="00340468">
        <w:rPr>
          <w:rFonts w:ascii="Times New Roman" w:hAnsi="Times New Roman" w:cs="Times New Roman"/>
          <w:i/>
          <w:sz w:val="24"/>
          <w:szCs w:val="24"/>
        </w:rPr>
        <w:t>offer.module.ts</w:t>
      </w:r>
      <w:r>
        <w:rPr>
          <w:rFonts w:ascii="Times New Roman" w:hAnsi="Times New Roman" w:cs="Times New Roman"/>
          <w:sz w:val="24"/>
          <w:szCs w:val="24"/>
        </w:rPr>
        <w:t xml:space="preserve"> je prikazan na Slici </w:t>
      </w:r>
      <w:r w:rsidR="009D1734">
        <w:rPr>
          <w:rFonts w:ascii="Times New Roman" w:hAnsi="Times New Roman" w:cs="Times New Roman"/>
          <w:sz w:val="24"/>
          <w:szCs w:val="24"/>
        </w:rPr>
        <w:t>9.16</w:t>
      </w:r>
      <w:r>
        <w:rPr>
          <w:rFonts w:ascii="Times New Roman" w:hAnsi="Times New Roman" w:cs="Times New Roman"/>
          <w:sz w:val="24"/>
          <w:szCs w:val="24"/>
        </w:rPr>
        <w:t>:</w:t>
      </w: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D32C1A" w:rsidRDefault="00D32C1A"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9D1734" w:rsidRDefault="009D1734" w:rsidP="00A20D00">
      <w:pPr>
        <w:jc w:val="both"/>
        <w:rPr>
          <w:rFonts w:ascii="Times New Roman" w:hAnsi="Times New Roman" w:cs="Times New Roman"/>
          <w:sz w:val="24"/>
          <w:szCs w:val="24"/>
        </w:rPr>
      </w:pPr>
    </w:p>
    <w:p w:rsidR="009D1734" w:rsidRDefault="009D1734"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10006C" w:rsidP="00A20D00">
      <w:pPr>
        <w:jc w:val="both"/>
        <w:rPr>
          <w:rFonts w:ascii="Times New Roman" w:hAnsi="Times New Roman" w:cs="Times New Roman"/>
          <w:sz w:val="24"/>
          <w:szCs w:val="24"/>
        </w:rPr>
      </w:pPr>
      <w:r>
        <w:rPr>
          <w:rFonts w:ascii="Times New Roman" w:hAnsi="Times New Roman" w:cs="Times New Roman"/>
          <w:noProof/>
          <w:sz w:val="24"/>
          <w:szCs w:val="24"/>
        </w:rPr>
        <w:lastRenderedPageBreak/>
        <w:pict>
          <v:shape id="Text Box 69" o:spid="_x0000_s1104" type="#_x0000_t202" style="position:absolute;left:0;text-align:left;margin-left:0;margin-top:.75pt;width:451.5pt;height:209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 offer.module.ts</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NgModule } from ‘@angular/core’;</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CommonModule } from ‘@angular/common;</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OfferRoutingModule } from ‘./offer-routing.module’;</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NgModule } from ‘@angular/core’;</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OfferComponent } from ‘./offer.component’;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@NgModule({</w:t>
                  </w:r>
                </w:p>
                <w:p w:rsidR="000D75C7" w:rsidRDefault="000D75C7" w:rsidP="00A20D00">
                  <w:pPr>
                    <w:spacing w:after="0" w:line="240" w:lineRule="auto"/>
                    <w:rPr>
                      <w:rFonts w:ascii="Courier New" w:hAnsi="Courier New" w:cs="Courier New"/>
                    </w:rPr>
                  </w:pPr>
                  <w:r>
                    <w:rPr>
                      <w:rFonts w:ascii="Courier New" w:hAnsi="Courier New" w:cs="Courier New"/>
                    </w:rPr>
                    <w:t xml:space="preserve"> imports: [</w:t>
                  </w:r>
                </w:p>
                <w:p w:rsidR="000D75C7" w:rsidRDefault="000D75C7" w:rsidP="00A20D00">
                  <w:pPr>
                    <w:spacing w:after="0" w:line="240" w:lineRule="auto"/>
                    <w:rPr>
                      <w:rFonts w:ascii="Courier New" w:hAnsi="Courier New" w:cs="Courier New"/>
                    </w:rPr>
                  </w:pPr>
                  <w:r>
                    <w:rPr>
                      <w:rFonts w:ascii="Courier New" w:hAnsi="Courier New" w:cs="Courier New"/>
                    </w:rPr>
                    <w:t xml:space="preserve">  CommonModule,</w:t>
                  </w:r>
                </w:p>
                <w:p w:rsidR="000D75C7" w:rsidRDefault="000D75C7" w:rsidP="00A20D00">
                  <w:pPr>
                    <w:spacing w:after="0" w:line="240" w:lineRule="auto"/>
                    <w:rPr>
                      <w:rFonts w:ascii="Courier New" w:hAnsi="Courier New" w:cs="Courier New"/>
                    </w:rPr>
                  </w:pPr>
                  <w:r>
                    <w:rPr>
                      <w:rFonts w:ascii="Courier New" w:hAnsi="Courier New" w:cs="Courier New"/>
                    </w:rPr>
                    <w:t xml:space="preserve">  OfferRoutingModule</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 xml:space="preserve"> declarations: [OfferComponent]</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p>
                <w:p w:rsidR="000D75C7" w:rsidRDefault="000D75C7" w:rsidP="00A20D00">
                  <w:pPr>
                    <w:spacing w:after="0" w:line="240" w:lineRule="auto"/>
                    <w:rPr>
                      <w:rFonts w:ascii="Courier New" w:hAnsi="Courier New" w:cs="Courier New"/>
                    </w:rPr>
                  </w:pPr>
                  <w:r>
                    <w:rPr>
                      <w:rFonts w:ascii="Courier New" w:hAnsi="Courier New" w:cs="Courier New"/>
                    </w:rPr>
                    <w:t xml:space="preserve"> export class OfferModule{}</w:t>
                  </w:r>
                </w:p>
                <w:p w:rsidR="000D75C7" w:rsidRDefault="000D75C7" w:rsidP="00A20D00">
                  <w:pPr>
                    <w:spacing w:after="0" w:line="240" w:lineRule="auto"/>
                    <w:rPr>
                      <w:rFonts w:ascii="Courier New" w:hAnsi="Courier New" w:cs="Courier New"/>
                    </w:rPr>
                  </w:pPr>
                </w:p>
                <w:p w:rsidR="000D75C7" w:rsidRPr="00340468" w:rsidRDefault="000D75C7" w:rsidP="00A20D00">
                  <w:pPr>
                    <w:spacing w:after="0" w:line="240" w:lineRule="auto"/>
                    <w:rPr>
                      <w:rFonts w:ascii="Courier New" w:hAnsi="Courier New" w:cs="Courier New"/>
                    </w:rPr>
                  </w:pPr>
                  <w:r>
                    <w:rPr>
                      <w:rFonts w:ascii="Courier New" w:hAnsi="Courier New" w:cs="Courier New"/>
                    </w:rPr>
                    <w:t xml:space="preserve"> </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10006C" w:rsidP="00A20D00">
      <w:pPr>
        <w:jc w:val="both"/>
        <w:rPr>
          <w:rFonts w:ascii="Times New Roman" w:hAnsi="Times New Roman" w:cs="Times New Roman"/>
          <w:sz w:val="24"/>
          <w:szCs w:val="24"/>
        </w:rPr>
      </w:pPr>
      <w:r>
        <w:rPr>
          <w:noProof/>
        </w:rPr>
        <w:pict>
          <v:shape id="Text Box 73" o:spid="_x0000_s1105" type="#_x0000_t202" style="position:absolute;left:0;text-align:left;margin-left:0;margin-top:8.5pt;width:451.5pt;height:20.35pt;z-index:2517258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" stroked="f">
            <v:path arrowok="t"/>
            <v:textbox style="mso-fit-shape-to-text:t" inset="0,0,0,0">
              <w:txbxContent>
                <w:p w:rsidR="000D75C7" w:rsidRPr="00B67C33"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Slika 9.16 – Primjer module.ts fajla</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Ovi fajlovi se kreiraju komandom </w:t>
      </w:r>
      <w:r w:rsidR="00C82713">
        <w:rPr>
          <w:rFonts w:ascii="Times New Roman" w:hAnsi="Times New Roman" w:cs="Times New Roman"/>
          <w:i/>
          <w:sz w:val="24"/>
          <w:szCs w:val="24"/>
        </w:rPr>
        <w:t>ng generate module offer</w:t>
      </w:r>
      <w:r>
        <w:rPr>
          <w:rFonts w:ascii="Times New Roman" w:hAnsi="Times New Roman" w:cs="Times New Roman"/>
          <w:i/>
          <w:sz w:val="24"/>
          <w:szCs w:val="24"/>
        </w:rPr>
        <w:t>–</w:t>
      </w:r>
      <w:r w:rsidRPr="00164AB3">
        <w:rPr>
          <w:rFonts w:ascii="Times New Roman" w:hAnsi="Times New Roman" w:cs="Times New Roman"/>
          <w:i/>
          <w:sz w:val="24"/>
          <w:szCs w:val="24"/>
        </w:rPr>
        <w:t>routing</w:t>
      </w:r>
      <w:r>
        <w:rPr>
          <w:rFonts w:ascii="Times New Roman" w:hAnsi="Times New Roman" w:cs="Times New Roman"/>
          <w:sz w:val="24"/>
          <w:szCs w:val="24"/>
        </w:rPr>
        <w:t xml:space="preserve">, pri </w:t>
      </w:r>
      <w:r>
        <w:rPr>
          <w:rFonts w:ascii="Times New Roman" w:hAnsi="Times New Roman" w:cs="Times New Roman"/>
          <w:sz w:val="24"/>
          <w:szCs w:val="24"/>
          <w:lang w:val="sr-Latn-BA"/>
        </w:rPr>
        <w:t xml:space="preserve">čemu se </w:t>
      </w:r>
      <w:r w:rsidRPr="00FE5B6B">
        <w:rPr>
          <w:rFonts w:ascii="Times New Roman" w:hAnsi="Times New Roman" w:cs="Times New Roman"/>
          <w:i/>
          <w:sz w:val="24"/>
          <w:szCs w:val="24"/>
        </w:rPr>
        <w:t>OfferRoutingModule</w:t>
      </w:r>
      <w:r>
        <w:rPr>
          <w:rFonts w:ascii="Times New Roman" w:hAnsi="Times New Roman" w:cs="Times New Roman"/>
          <w:i/>
          <w:sz w:val="24"/>
          <w:szCs w:val="24"/>
        </w:rPr>
        <w:t xml:space="preserve"> </w:t>
      </w:r>
      <w:r>
        <w:rPr>
          <w:rFonts w:ascii="Times New Roman" w:hAnsi="Times New Roman" w:cs="Times New Roman"/>
          <w:sz w:val="24"/>
          <w:szCs w:val="24"/>
        </w:rPr>
        <w:t xml:space="preserve">učitava u </w:t>
      </w:r>
      <w:r w:rsidRPr="00FE5B6B">
        <w:rPr>
          <w:rFonts w:ascii="Times New Roman" w:hAnsi="Times New Roman" w:cs="Times New Roman"/>
          <w:i/>
          <w:sz w:val="24"/>
          <w:szCs w:val="24"/>
        </w:rPr>
        <w:t>OfferModule</w:t>
      </w:r>
      <w:r>
        <w:rPr>
          <w:rFonts w:ascii="Times New Roman" w:hAnsi="Times New Roman" w:cs="Times New Roman"/>
          <w:sz w:val="24"/>
          <w:szCs w:val="24"/>
        </w:rPr>
        <w:t xml:space="preserve">. Na Slici </w:t>
      </w:r>
      <w:r w:rsidR="009C5785">
        <w:rPr>
          <w:rFonts w:ascii="Times New Roman" w:hAnsi="Times New Roman" w:cs="Times New Roman"/>
          <w:sz w:val="24"/>
          <w:szCs w:val="24"/>
        </w:rPr>
        <w:t>9.17</w:t>
      </w:r>
      <w:r>
        <w:rPr>
          <w:rFonts w:ascii="Times New Roman" w:hAnsi="Times New Roman" w:cs="Times New Roman"/>
          <w:sz w:val="24"/>
          <w:szCs w:val="24"/>
        </w:rPr>
        <w:t xml:space="preserve"> je prikazan moduo </w:t>
      </w:r>
      <w:r w:rsidRPr="00FE5B6B">
        <w:rPr>
          <w:rFonts w:ascii="Times New Roman" w:hAnsi="Times New Roman" w:cs="Times New Roman"/>
          <w:i/>
          <w:sz w:val="24"/>
          <w:szCs w:val="24"/>
        </w:rPr>
        <w:t>offer-routing</w:t>
      </w:r>
      <w:r>
        <w:rPr>
          <w:rFonts w:ascii="Times New Roman" w:hAnsi="Times New Roman" w:cs="Times New Roman"/>
          <w:sz w:val="24"/>
          <w:szCs w:val="24"/>
        </w:rPr>
        <w:t>.</w:t>
      </w:r>
    </w:p>
    <w:p w:rsidR="00A20D00" w:rsidRDefault="00A20D00" w:rsidP="00A20D00">
      <w:pPr>
        <w:jc w:val="both"/>
        <w:rPr>
          <w:rFonts w:ascii="Times New Roman" w:hAnsi="Times New Roman" w:cs="Times New Roman"/>
          <w:sz w:val="24"/>
          <w:szCs w:val="24"/>
        </w:rPr>
      </w:pPr>
    </w:p>
    <w:p w:rsidR="00A20D00" w:rsidRDefault="0010006C" w:rsidP="00A20D00">
      <w:pPr>
        <w:jc w:val="both"/>
        <w:rPr>
          <w:rFonts w:ascii="Times New Roman" w:hAnsi="Times New Roman" w:cs="Times New Roman"/>
          <w:sz w:val="24"/>
          <w:szCs w:val="24"/>
        </w:rPr>
      </w:pPr>
      <w:r>
        <w:rPr>
          <w:rFonts w:ascii="Times New Roman" w:hAnsi="Times New Roman" w:cs="Times New Roman"/>
          <w:noProof/>
          <w:sz w:val="24"/>
          <w:szCs w:val="24"/>
        </w:rPr>
        <w:pict>
          <v:shape id="Text Box 74" o:spid="_x0000_s1106" type="#_x0000_t202" style="position:absolute;left:0;text-align:left;margin-left:0;margin-top:.25pt;width:451.5pt;height:212.1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" fillcolor="white [3201]" strokeweight=".5pt">
            <v:path arrowok="t"/>
            <v:textbox>
              <w:txbxContent>
                <w:p w:rsidR="000D75C7" w:rsidRPr="00FE5B6B" w:rsidRDefault="000D75C7" w:rsidP="00A20D00">
                  <w:pPr>
                    <w:spacing w:after="0" w:line="240" w:lineRule="auto"/>
                    <w:rPr>
                      <w:rFonts w:ascii="Courier New" w:hAnsi="Courier New" w:cs="Courier New"/>
                      <w:lang w:val="sr-Latn-BA"/>
                    </w:rPr>
                  </w:pPr>
                  <w:r w:rsidRPr="00FE5B6B">
                    <w:rPr>
                      <w:rFonts w:ascii="Courier New" w:hAnsi="Courier New" w:cs="Courier New"/>
                      <w:lang w:val="sr-Latn-BA"/>
                    </w:rPr>
                    <w:t>// offer-routing.module.ts</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NgModule } from ‘@angular/core’;</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Routes, RouterModule } from ‘@angular/route;</w:t>
                  </w: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import </w:t>
                  </w:r>
                  <w:r>
                    <w:rPr>
                      <w:rFonts w:ascii="Courier New" w:hAnsi="Courier New" w:cs="Courier New"/>
                    </w:rPr>
                    <w:t>{ OfferComponent } from ‘./offer.component’;</w:t>
                  </w:r>
                </w:p>
                <w:p w:rsidR="000D75C7" w:rsidRDefault="000D75C7" w:rsidP="00A20D00">
                  <w:pPr>
                    <w:spacing w:after="0" w:line="240" w:lineRule="auto"/>
                    <w:rPr>
                      <w:rFonts w:ascii="Courier New" w:hAnsi="Courier New" w:cs="Courier New"/>
                      <w:lang w:val="sr-Latn-BA"/>
                    </w:rPr>
                  </w:pPr>
                </w:p>
                <w:p w:rsidR="000D75C7" w:rsidRDefault="000D75C7" w:rsidP="00A20D00">
                  <w:pPr>
                    <w:spacing w:after="0" w:line="240" w:lineRule="auto"/>
                    <w:rPr>
                      <w:rFonts w:ascii="Courier New" w:hAnsi="Courier New" w:cs="Courier New"/>
                    </w:rPr>
                  </w:pPr>
                  <w:r>
                    <w:rPr>
                      <w:rFonts w:ascii="Courier New" w:hAnsi="Courier New" w:cs="Courier New"/>
                      <w:lang w:val="sr-Latn-BA"/>
                    </w:rPr>
                    <w:t xml:space="preserve">const routes: Routes = </w:t>
                  </w: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 xml:space="preserve"> {</w:t>
                  </w:r>
                </w:p>
                <w:p w:rsidR="000D75C7" w:rsidRDefault="000D75C7" w:rsidP="00A20D00">
                  <w:pPr>
                    <w:spacing w:after="0" w:line="240" w:lineRule="auto"/>
                    <w:rPr>
                      <w:rFonts w:ascii="Courier New" w:hAnsi="Courier New" w:cs="Courier New"/>
                    </w:rPr>
                  </w:pPr>
                  <w:r>
                    <w:rPr>
                      <w:rFonts w:ascii="Courier New" w:hAnsi="Courier New" w:cs="Courier New"/>
                    </w:rPr>
                    <w:t xml:space="preserve">  path: ‘’,</w:t>
                  </w:r>
                </w:p>
                <w:p w:rsidR="000D75C7" w:rsidRDefault="000D75C7" w:rsidP="00A20D00">
                  <w:pPr>
                    <w:spacing w:after="0" w:line="240" w:lineRule="auto"/>
                    <w:rPr>
                      <w:rFonts w:ascii="Courier New" w:hAnsi="Courier New" w:cs="Courier New"/>
                    </w:rPr>
                  </w:pPr>
                  <w:r>
                    <w:rPr>
                      <w:rFonts w:ascii="Courier New" w:hAnsi="Courier New" w:cs="Courier New"/>
                    </w:rPr>
                    <w:t xml:space="preserve">  component: OfferComponent</w:t>
                  </w:r>
                </w:p>
                <w:p w:rsidR="000D75C7" w:rsidRDefault="000D75C7" w:rsidP="00A20D00">
                  <w:pPr>
                    <w:spacing w:after="0" w:line="240" w:lineRule="auto"/>
                    <w:rPr>
                      <w:rFonts w:ascii="Courier New" w:hAnsi="Courier New" w:cs="Courier New"/>
                    </w:rPr>
                  </w:pPr>
                  <w:r>
                    <w:rPr>
                      <w:rFonts w:ascii="Courier New" w:hAnsi="Courier New" w:cs="Courier New"/>
                    </w:rPr>
                    <w:t xml:space="preserve"> }</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Default="000D75C7" w:rsidP="00A20D00">
                  <w:pPr>
                    <w:spacing w:after="0" w:line="240" w:lineRule="auto"/>
                    <w:rPr>
                      <w:rFonts w:ascii="Courier New" w:hAnsi="Courier New" w:cs="Courier New"/>
                    </w:rPr>
                  </w:pPr>
                  <w:r>
                    <w:rPr>
                      <w:rFonts w:ascii="Courier New" w:hAnsi="Courier New" w:cs="Courier New"/>
                    </w:rPr>
                    <w:t>@NgModule({</w:t>
                  </w:r>
                </w:p>
                <w:p w:rsidR="000D75C7" w:rsidRDefault="000D75C7" w:rsidP="00A20D00">
                  <w:pPr>
                    <w:spacing w:after="0" w:line="240" w:lineRule="auto"/>
                    <w:rPr>
                      <w:rFonts w:ascii="Courier New" w:hAnsi="Courier New" w:cs="Courier New"/>
                    </w:rPr>
                  </w:pPr>
                  <w:r>
                    <w:rPr>
                      <w:rFonts w:ascii="Courier New" w:hAnsi="Courier New" w:cs="Courier New"/>
                    </w:rPr>
                    <w:t xml:space="preserve"> imports: [RouterModule.forChild(routes)],</w:t>
                  </w:r>
                </w:p>
                <w:p w:rsidR="000D75C7" w:rsidRDefault="000D75C7" w:rsidP="00A20D00">
                  <w:pPr>
                    <w:spacing w:after="0" w:line="240" w:lineRule="auto"/>
                    <w:rPr>
                      <w:rFonts w:ascii="Courier New" w:hAnsi="Courier New" w:cs="Courier New"/>
                    </w:rPr>
                  </w:pPr>
                  <w:r>
                    <w:rPr>
                      <w:rFonts w:ascii="Courier New" w:hAnsi="Courier New" w:cs="Courier New"/>
                    </w:rPr>
                    <w:t xml:space="preserve"> exports: [RouterModule]</w:t>
                  </w:r>
                </w:p>
                <w:p w:rsidR="000D75C7" w:rsidRDefault="000D75C7" w:rsidP="00A20D00">
                  <w:pPr>
                    <w:spacing w:after="0" w:line="240" w:lineRule="auto"/>
                    <w:rPr>
                      <w:rFonts w:ascii="Courier New" w:hAnsi="Courier New" w:cs="Courier New"/>
                    </w:rPr>
                  </w:pPr>
                  <w:r>
                    <w:rPr>
                      <w:rFonts w:ascii="Courier New" w:hAnsi="Courier New" w:cs="Courier New"/>
                    </w:rPr>
                    <w:t>})</w:t>
                  </w:r>
                </w:p>
                <w:p w:rsidR="000D75C7" w:rsidRPr="00FE5B6B" w:rsidRDefault="000D75C7" w:rsidP="00A20D00">
                  <w:pPr>
                    <w:spacing w:after="0" w:line="240" w:lineRule="auto"/>
                    <w:rPr>
                      <w:rFonts w:ascii="Courier New" w:hAnsi="Courier New" w:cs="Courier New"/>
                    </w:rPr>
                  </w:pPr>
                  <w:r>
                    <w:rPr>
                      <w:rFonts w:ascii="Courier New" w:hAnsi="Courier New" w:cs="Courier New"/>
                    </w:rPr>
                    <w:t xml:space="preserve"> export class OfferRoutingModule {}</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Pr="00FE5B6B"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A20D00" w:rsidP="00A20D00">
      <w:pPr>
        <w:jc w:val="both"/>
        <w:rPr>
          <w:rFonts w:ascii="Times New Roman" w:hAnsi="Times New Roman" w:cs="Times New Roman"/>
          <w:sz w:val="24"/>
          <w:szCs w:val="24"/>
        </w:rPr>
      </w:pPr>
    </w:p>
    <w:p w:rsidR="00A20D00" w:rsidRDefault="0010006C" w:rsidP="00A20D00">
      <w:pPr>
        <w:jc w:val="both"/>
        <w:rPr>
          <w:rFonts w:ascii="Times New Roman" w:hAnsi="Times New Roman" w:cs="Times New Roman"/>
          <w:sz w:val="24"/>
          <w:szCs w:val="24"/>
        </w:rPr>
      </w:pPr>
      <w:r>
        <w:rPr>
          <w:noProof/>
        </w:rPr>
        <w:pict>
          <v:shape id="Text Box 75" o:spid="_x0000_s1107" type="#_x0000_t202" style="position:absolute;left:0;text-align:left;margin-left:0;margin-top:11pt;width:451.5pt;height:20.35pt;z-index:251727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" stroked="f">
            <v:path arrowok="t"/>
            <v:textbox style="mso-fit-shape-to-text:t" inset="0,0,0,0">
              <w:txbxContent>
                <w:p w:rsidR="000D75C7" w:rsidRPr="00B67C33"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Slika 9.17 – Primjer routing-module.ts fajla</w:t>
                  </w:r>
                </w:p>
              </w:txbxContent>
            </v:textbox>
          </v:shape>
        </w:pict>
      </w:r>
    </w:p>
    <w:p w:rsidR="00A20D00" w:rsidRDefault="00A20D00" w:rsidP="00A20D00">
      <w:pPr>
        <w:jc w:val="both"/>
        <w:rPr>
          <w:rFonts w:ascii="Times New Roman" w:hAnsi="Times New Roman" w:cs="Times New Roman"/>
          <w:sz w:val="24"/>
          <w:szCs w:val="24"/>
        </w:rPr>
      </w:pPr>
    </w:p>
    <w:p w:rsidR="00A20D00" w:rsidRDefault="00A20D00" w:rsidP="00A20D00">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rPr>
        <w:tab/>
        <w:t xml:space="preserve">Moduo </w:t>
      </w:r>
      <w:r w:rsidRPr="00FE5B6B">
        <w:rPr>
          <w:rFonts w:ascii="Times New Roman" w:hAnsi="Times New Roman" w:cs="Times New Roman"/>
          <w:i/>
          <w:sz w:val="24"/>
          <w:szCs w:val="24"/>
        </w:rPr>
        <w:t>OfferRoutingModule</w:t>
      </w:r>
      <w:r>
        <w:rPr>
          <w:rFonts w:ascii="Times New Roman" w:hAnsi="Times New Roman" w:cs="Times New Roman"/>
          <w:i/>
          <w:sz w:val="24"/>
          <w:szCs w:val="24"/>
        </w:rPr>
        <w:t xml:space="preserve"> </w:t>
      </w:r>
      <w:r>
        <w:rPr>
          <w:rFonts w:ascii="Times New Roman" w:hAnsi="Times New Roman" w:cs="Times New Roman"/>
          <w:sz w:val="24"/>
          <w:szCs w:val="24"/>
          <w:lang w:val="sr-Latn-BA"/>
        </w:rPr>
        <w:t xml:space="preserve">će obraditi svako usmjeravanje koje je u vezi sa komponentom </w:t>
      </w:r>
      <w:r w:rsidRPr="008C6528">
        <w:rPr>
          <w:rFonts w:ascii="Times New Roman" w:hAnsi="Times New Roman" w:cs="Times New Roman"/>
          <w:i/>
          <w:sz w:val="24"/>
          <w:szCs w:val="24"/>
          <w:lang w:val="sr-Latn-BA"/>
        </w:rPr>
        <w:t>Offer</w:t>
      </w:r>
      <w:r>
        <w:rPr>
          <w:rFonts w:ascii="Times New Roman" w:hAnsi="Times New Roman" w:cs="Times New Roman"/>
          <w:sz w:val="24"/>
          <w:szCs w:val="24"/>
          <w:lang w:val="sr-Latn-BA"/>
        </w:rPr>
        <w:t xml:space="preserve">. Ovim se održava organizovana struktura aplikacije kako ona raste i omogućava ponovno korištenje modula, a da se njegovo usmjeravanje ne mijenja. Moduo  </w:t>
      </w:r>
      <w:r w:rsidRPr="00FE5B6B">
        <w:rPr>
          <w:rFonts w:ascii="Times New Roman" w:hAnsi="Times New Roman" w:cs="Times New Roman"/>
          <w:i/>
          <w:sz w:val="24"/>
          <w:szCs w:val="24"/>
        </w:rPr>
        <w:t>OfferModule</w:t>
      </w:r>
      <w:r>
        <w:rPr>
          <w:rFonts w:ascii="Times New Roman" w:hAnsi="Times New Roman" w:cs="Times New Roman"/>
          <w:sz w:val="24"/>
          <w:szCs w:val="24"/>
        </w:rPr>
        <w:t xml:space="preserve"> mora biti povezan sa </w:t>
      </w:r>
      <w:r w:rsidRPr="001256EC">
        <w:rPr>
          <w:rFonts w:ascii="Times New Roman" w:hAnsi="Times New Roman" w:cs="Times New Roman"/>
          <w:i/>
          <w:sz w:val="24"/>
          <w:szCs w:val="24"/>
        </w:rPr>
        <w:t>AppRoutingModule</w:t>
      </w:r>
      <w:r>
        <w:rPr>
          <w:rFonts w:ascii="Times New Roman" w:hAnsi="Times New Roman" w:cs="Times New Roman"/>
          <w:sz w:val="24"/>
          <w:szCs w:val="24"/>
          <w:lang w:val="sr-Latn-BA"/>
        </w:rPr>
        <w:t xml:space="preserve"> modulom, tako da ruter zna za komponetu. Struktura je prikazana na Slici </w:t>
      </w:r>
      <w:r w:rsidR="007265E2">
        <w:rPr>
          <w:rFonts w:ascii="Times New Roman" w:hAnsi="Times New Roman" w:cs="Times New Roman"/>
          <w:sz w:val="24"/>
          <w:szCs w:val="24"/>
          <w:lang w:val="sr-Latn-BA"/>
        </w:rPr>
        <w:t>9.18</w:t>
      </w:r>
      <w:r>
        <w:rPr>
          <w:rFonts w:ascii="Times New Roman" w:hAnsi="Times New Roman" w:cs="Times New Roman"/>
          <w:sz w:val="24"/>
          <w:szCs w:val="24"/>
          <w:lang w:val="sr-Latn-BA"/>
        </w:rPr>
        <w:t>:</w:t>
      </w:r>
    </w:p>
    <w:p w:rsidR="00A20D00" w:rsidRDefault="00A20D00" w:rsidP="00A20D00">
      <w:pPr>
        <w:keepNext/>
        <w:jc w:val="center"/>
      </w:pPr>
      <w:r>
        <w:rPr>
          <w:rFonts w:ascii="Times New Roman" w:hAnsi="Times New Roman" w:cs="Times New Roman"/>
          <w:noProof/>
          <w:sz w:val="24"/>
          <w:szCs w:val="24"/>
        </w:rPr>
        <w:lastRenderedPageBreak/>
        <w:drawing>
          <wp:inline distT="0" distB="0" distL="0" distR="0">
            <wp:extent cx="3342968" cy="22122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zy-load-relationshi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206" cy="2210430"/>
                    </a:xfrm>
                    <a:prstGeom prst="rect">
                      <a:avLst/>
                    </a:prstGeom>
                  </pic:spPr>
                </pic:pic>
              </a:graphicData>
            </a:graphic>
          </wp:inline>
        </w:drawing>
      </w:r>
    </w:p>
    <w:p w:rsidR="00A20D00" w:rsidRPr="00B67C33" w:rsidRDefault="00A20D00" w:rsidP="00A20D00">
      <w:pPr>
        <w:pStyle w:val="Caption"/>
        <w:jc w:val="center"/>
        <w:rPr>
          <w:rFonts w:ascii="Times New Roman" w:hAnsi="Times New Roman" w:cs="Times New Roman"/>
          <w:i/>
          <w:noProof/>
        </w:rPr>
      </w:pPr>
      <w:r>
        <w:rPr>
          <w:rFonts w:ascii="Times New Roman" w:hAnsi="Times New Roman" w:cs="Times New Roman"/>
          <w:i/>
        </w:rPr>
        <w:t xml:space="preserve">Slika </w:t>
      </w:r>
      <w:r w:rsidR="00E908AE">
        <w:rPr>
          <w:rFonts w:ascii="Times New Roman" w:hAnsi="Times New Roman" w:cs="Times New Roman"/>
          <w:i/>
        </w:rPr>
        <w:t xml:space="preserve">9.18 – Struktura povezanosti modula kod “Lazy loading” mehanizma </w:t>
      </w:r>
    </w:p>
    <w:p w:rsidR="00A20D00" w:rsidRPr="00D4502B" w:rsidRDefault="00A20D00" w:rsidP="0064014E">
      <w:pPr>
        <w:spacing w:after="0" w:line="240" w:lineRule="auto"/>
        <w:jc w:val="both"/>
      </w:pPr>
    </w:p>
    <w:p w:rsidR="00A20D00" w:rsidRDefault="00A20D00" w:rsidP="0064014E">
      <w:pPr>
        <w:spacing w:after="0" w:line="240" w:lineRule="auto"/>
        <w:jc w:val="both"/>
        <w:rPr>
          <w:rFonts w:ascii="Times New Roman" w:hAnsi="Times New Roman" w:cs="Times New Roman"/>
          <w:sz w:val="24"/>
          <w:szCs w:val="24"/>
          <w:lang w:val="sr-Latn-BA"/>
        </w:rPr>
      </w:pPr>
      <w:r>
        <w:rPr>
          <w:rFonts w:ascii="Times New Roman" w:hAnsi="Times New Roman" w:cs="Times New Roman"/>
          <w:sz w:val="24"/>
          <w:szCs w:val="24"/>
          <w:lang w:val="sr-Latn-BA"/>
        </w:rPr>
        <w:tab/>
      </w:r>
      <w:r w:rsidRPr="001256EC">
        <w:rPr>
          <w:rFonts w:ascii="Times New Roman" w:hAnsi="Times New Roman" w:cs="Times New Roman"/>
          <w:i/>
          <w:sz w:val="24"/>
          <w:szCs w:val="24"/>
          <w:lang w:val="sr-Latn-BA"/>
        </w:rPr>
        <w:t>Feature Module</w:t>
      </w:r>
      <w:r>
        <w:rPr>
          <w:rFonts w:ascii="Times New Roman" w:hAnsi="Times New Roman" w:cs="Times New Roman"/>
          <w:sz w:val="24"/>
          <w:szCs w:val="24"/>
          <w:lang w:val="sr-Latn-BA"/>
        </w:rPr>
        <w:t xml:space="preserve"> u ovom slučaju predstavlja </w:t>
      </w:r>
      <w:r w:rsidRPr="001256EC">
        <w:rPr>
          <w:rFonts w:ascii="Times New Roman" w:hAnsi="Times New Roman" w:cs="Times New Roman"/>
          <w:i/>
          <w:sz w:val="24"/>
          <w:szCs w:val="24"/>
          <w:lang w:val="sr-Latn-BA"/>
        </w:rPr>
        <w:t>OfferModule</w:t>
      </w:r>
      <w:r>
        <w:rPr>
          <w:rFonts w:ascii="Times New Roman" w:hAnsi="Times New Roman" w:cs="Times New Roman"/>
          <w:sz w:val="24"/>
          <w:szCs w:val="24"/>
          <w:lang w:val="sr-Latn-BA"/>
        </w:rPr>
        <w:t xml:space="preserve">. U </w:t>
      </w:r>
      <w:r w:rsidRPr="001256EC">
        <w:rPr>
          <w:rFonts w:ascii="Times New Roman" w:hAnsi="Times New Roman" w:cs="Times New Roman"/>
          <w:i/>
          <w:sz w:val="24"/>
          <w:szCs w:val="24"/>
          <w:lang w:val="sr-Latn-BA"/>
        </w:rPr>
        <w:t>AppRoutingModule</w:t>
      </w:r>
      <w:r>
        <w:rPr>
          <w:rFonts w:ascii="Times New Roman" w:hAnsi="Times New Roman" w:cs="Times New Roman"/>
          <w:sz w:val="24"/>
          <w:szCs w:val="24"/>
          <w:lang w:val="sr-Latn-BA"/>
        </w:rPr>
        <w:t xml:space="preserve"> se konfiguriše ruta do </w:t>
      </w:r>
      <w:r w:rsidRPr="001256EC">
        <w:rPr>
          <w:rFonts w:ascii="Times New Roman" w:hAnsi="Times New Roman" w:cs="Times New Roman"/>
          <w:i/>
          <w:sz w:val="24"/>
          <w:szCs w:val="24"/>
          <w:lang w:val="sr-Latn-BA"/>
        </w:rPr>
        <w:t>OfferModule</w:t>
      </w:r>
      <w:r>
        <w:rPr>
          <w:rFonts w:ascii="Times New Roman" w:hAnsi="Times New Roman" w:cs="Times New Roman"/>
          <w:i/>
          <w:sz w:val="24"/>
          <w:szCs w:val="24"/>
          <w:lang w:val="sr-Latn-BA"/>
        </w:rPr>
        <w:t xml:space="preserve"> </w:t>
      </w:r>
      <w:r>
        <w:rPr>
          <w:rFonts w:ascii="Times New Roman" w:hAnsi="Times New Roman" w:cs="Times New Roman"/>
          <w:sz w:val="24"/>
          <w:szCs w:val="24"/>
          <w:lang w:val="sr-Latn-BA"/>
        </w:rPr>
        <w:t xml:space="preserve">modula koji ga sada povezuje sa </w:t>
      </w:r>
      <w:r w:rsidRPr="00FE5B6B">
        <w:rPr>
          <w:rFonts w:ascii="Times New Roman" w:hAnsi="Times New Roman" w:cs="Times New Roman"/>
          <w:i/>
          <w:sz w:val="24"/>
          <w:szCs w:val="24"/>
        </w:rPr>
        <w:t>OfferRoutingModule</w:t>
      </w:r>
      <w:r>
        <w:rPr>
          <w:rFonts w:ascii="Times New Roman" w:hAnsi="Times New Roman" w:cs="Times New Roman"/>
          <w:sz w:val="24"/>
          <w:szCs w:val="24"/>
        </w:rPr>
        <w:t xml:space="preserve"> i na taj način ruter će znati gdje se treba učitati odgovarajuća komponenta. Na Slici </w:t>
      </w:r>
      <w:r w:rsidR="003601B0">
        <w:rPr>
          <w:rFonts w:ascii="Times New Roman" w:hAnsi="Times New Roman" w:cs="Times New Roman"/>
          <w:sz w:val="24"/>
          <w:szCs w:val="24"/>
        </w:rPr>
        <w:t>9.19</w:t>
      </w:r>
      <w:r>
        <w:rPr>
          <w:rFonts w:ascii="Times New Roman" w:hAnsi="Times New Roman" w:cs="Times New Roman"/>
          <w:sz w:val="24"/>
          <w:szCs w:val="24"/>
        </w:rPr>
        <w:t xml:space="preserve"> je prikazan modul </w:t>
      </w:r>
      <w:r w:rsidRPr="001256EC">
        <w:rPr>
          <w:rFonts w:ascii="Times New Roman" w:hAnsi="Times New Roman" w:cs="Times New Roman"/>
          <w:i/>
          <w:sz w:val="24"/>
          <w:szCs w:val="24"/>
          <w:lang w:val="sr-Latn-BA"/>
        </w:rPr>
        <w:t>AppRoutingModule</w:t>
      </w:r>
      <w:r>
        <w:rPr>
          <w:rFonts w:ascii="Times New Roman" w:hAnsi="Times New Roman" w:cs="Times New Roman"/>
          <w:sz w:val="24"/>
          <w:szCs w:val="24"/>
          <w:lang w:val="sr-Latn-BA"/>
        </w:rPr>
        <w:t>.</w:t>
      </w:r>
    </w:p>
    <w:p w:rsidR="00A20D00" w:rsidRDefault="00A20D00" w:rsidP="00A20D00">
      <w:pPr>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rFonts w:ascii="Times New Roman" w:hAnsi="Times New Roman" w:cs="Times New Roman"/>
          <w:noProof/>
          <w:sz w:val="24"/>
          <w:szCs w:val="24"/>
        </w:rPr>
        <w:pict>
          <v:shape id="Text Box 78" o:spid="_x0000_s1108" type="#_x0000_t202" style="position:absolute;left:0;text-align:left;margin-left:.75pt;margin-top:.85pt;width:453.75pt;height:95.25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" fillcolor="white [3201]" strokeweight=".5pt">
            <v:path arrowok="t"/>
            <v:textbox>
              <w:txbxContent>
                <w:p w:rsidR="000D75C7" w:rsidRDefault="000D75C7" w:rsidP="00A20D00">
                  <w:pPr>
                    <w:spacing w:after="0" w:line="240" w:lineRule="auto"/>
                    <w:rPr>
                      <w:rFonts w:ascii="Courier New" w:hAnsi="Courier New" w:cs="Courier New"/>
                      <w:lang w:val="sr-Latn-BA"/>
                    </w:rPr>
                  </w:pPr>
                  <w:r>
                    <w:rPr>
                      <w:rFonts w:ascii="Courier New" w:hAnsi="Courier New" w:cs="Courier New"/>
                      <w:lang w:val="sr-Latn-BA"/>
                    </w:rPr>
                    <w:t>//app-routing.module.ts</w:t>
                  </w:r>
                </w:p>
                <w:p w:rsidR="000D75C7" w:rsidRDefault="000D75C7" w:rsidP="00A20D00">
                  <w:pPr>
                    <w:spacing w:after="0" w:line="240" w:lineRule="auto"/>
                    <w:rPr>
                      <w:rFonts w:ascii="Courier New" w:hAnsi="Courier New" w:cs="Courier New"/>
                    </w:rPr>
                  </w:pPr>
                  <w:r>
                    <w:rPr>
                      <w:rFonts w:ascii="Courier New" w:hAnsi="Courier New" w:cs="Courier New"/>
                      <w:lang w:val="sr-Latn-BA"/>
                    </w:rPr>
                    <w:t>const routes: Routes</w:t>
                  </w:r>
                  <w:r>
                    <w:rPr>
                      <w:rFonts w:ascii="Courier New" w:hAnsi="Courier New" w:cs="Courier New"/>
                    </w:rPr>
                    <w:t xml:space="preserve"> = [</w:t>
                  </w:r>
                </w:p>
                <w:p w:rsidR="000D75C7" w:rsidRDefault="000D75C7" w:rsidP="00A20D00">
                  <w:pPr>
                    <w:spacing w:after="0" w:line="240" w:lineRule="auto"/>
                    <w:rPr>
                      <w:rFonts w:ascii="Courier New" w:hAnsi="Courier New" w:cs="Courier New"/>
                    </w:rPr>
                  </w:pPr>
                  <w:r>
                    <w:rPr>
                      <w:rFonts w:ascii="Courier New" w:hAnsi="Courier New" w:cs="Courier New"/>
                    </w:rPr>
                    <w:t xml:space="preserve"> {</w:t>
                  </w:r>
                </w:p>
                <w:p w:rsidR="000D75C7" w:rsidRPr="00687A3A" w:rsidRDefault="000D75C7" w:rsidP="00A20D00">
                  <w:pPr>
                    <w:spacing w:after="0" w:line="240" w:lineRule="auto"/>
                    <w:rPr>
                      <w:rFonts w:ascii="Courier New" w:hAnsi="Courier New" w:cs="Courier New"/>
                    </w:rPr>
                  </w:pPr>
                  <w:r>
                    <w:rPr>
                      <w:rStyle w:val="pln"/>
                      <w:rFonts w:ascii="Courier New" w:hAnsi="Courier New" w:cs="Courier New"/>
                      <w:color w:val="000000"/>
                      <w:sz w:val="19"/>
                      <w:szCs w:val="19"/>
                    </w:rPr>
                    <w:t xml:space="preserve">   </w:t>
                  </w:r>
                  <w:r w:rsidRPr="00687A3A">
                    <w:rPr>
                      <w:rStyle w:val="pln"/>
                      <w:rFonts w:ascii="Courier New" w:hAnsi="Courier New" w:cs="Courier New"/>
                      <w:color w:val="000000"/>
                    </w:rPr>
                    <w:t>path: ‘offer’,</w:t>
                  </w:r>
                </w:p>
                <w:p w:rsidR="000D75C7" w:rsidRDefault="000D75C7" w:rsidP="00A20D00">
                  <w:pPr>
                    <w:spacing w:after="0" w:line="240" w:lineRule="auto"/>
                    <w:rPr>
                      <w:rFonts w:ascii="Courier New" w:hAnsi="Courier New" w:cs="Courier New"/>
                    </w:rPr>
                  </w:pPr>
                  <w:r>
                    <w:rPr>
                      <w:rFonts w:ascii="Courier New" w:hAnsi="Courier New" w:cs="Courier New"/>
                    </w:rPr>
                    <w:t xml:space="preserve">  loadChildren: ./offer/offer.module#OfferModule</w:t>
                  </w:r>
                </w:p>
                <w:p w:rsidR="000D75C7" w:rsidRDefault="000D75C7" w:rsidP="00A20D00">
                  <w:pPr>
                    <w:spacing w:after="0" w:line="240" w:lineRule="auto"/>
                    <w:rPr>
                      <w:rFonts w:ascii="Courier New" w:hAnsi="Courier New" w:cs="Courier New"/>
                    </w:rPr>
                  </w:pPr>
                  <w:r>
                    <w:rPr>
                      <w:rFonts w:ascii="Courier New" w:hAnsi="Courier New" w:cs="Courier New"/>
                    </w:rPr>
                    <w:t xml:space="preserve"> }</w:t>
                  </w:r>
                </w:p>
                <w:p w:rsidR="000D75C7" w:rsidRPr="00E160C1" w:rsidRDefault="000D75C7" w:rsidP="00A20D00">
                  <w:pPr>
                    <w:spacing w:after="0" w:line="240" w:lineRule="auto"/>
                    <w:rPr>
                      <w:rFonts w:ascii="Courier New" w:hAnsi="Courier New" w:cs="Courier New"/>
                    </w:rPr>
                  </w:pPr>
                  <w:r>
                    <w:rPr>
                      <w:rFonts w:ascii="Courier New" w:hAnsi="Courier New" w:cs="Courier New"/>
                    </w:rPr>
                    <w:t>];</w:t>
                  </w:r>
                </w:p>
              </w:txbxContent>
            </v:textbox>
          </v:shape>
        </w:pict>
      </w:r>
    </w:p>
    <w:p w:rsidR="00A20D00" w:rsidRPr="00E160C1"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A20D00" w:rsidP="00A20D00">
      <w:pPr>
        <w:jc w:val="both"/>
        <w:rPr>
          <w:rFonts w:ascii="Times New Roman" w:hAnsi="Times New Roman" w:cs="Times New Roman"/>
          <w:sz w:val="24"/>
          <w:szCs w:val="24"/>
          <w:lang w:val="sr-Latn-BA"/>
        </w:rPr>
      </w:pPr>
    </w:p>
    <w:p w:rsidR="00A20D00" w:rsidRDefault="0010006C" w:rsidP="00A20D00">
      <w:pPr>
        <w:jc w:val="both"/>
        <w:rPr>
          <w:rFonts w:ascii="Times New Roman" w:hAnsi="Times New Roman" w:cs="Times New Roman"/>
          <w:sz w:val="24"/>
          <w:szCs w:val="24"/>
          <w:lang w:val="sr-Latn-BA"/>
        </w:rPr>
      </w:pPr>
      <w:r>
        <w:rPr>
          <w:noProof/>
        </w:rPr>
        <w:pict>
          <v:shape id="Text Box 79" o:spid="_x0000_s1109" type="#_x0000_t202" style="position:absolute;left:0;text-align:left;margin-left:.75pt;margin-top:9.05pt;width:453.75pt;height:20.35pt;z-index:251729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" stroked="f">
            <v:path arrowok="t"/>
            <v:textbox style="mso-fit-shape-to-text:t" inset="0,0,0,0">
              <w:txbxContent>
                <w:p w:rsidR="000D75C7" w:rsidRPr="00B67C33" w:rsidRDefault="000D75C7" w:rsidP="00A20D00">
                  <w:pPr>
                    <w:pStyle w:val="Caption"/>
                    <w:jc w:val="center"/>
                    <w:rPr>
                      <w:rFonts w:ascii="Times New Roman" w:hAnsi="Times New Roman" w:cs="Times New Roman"/>
                      <w:i/>
                      <w:noProof/>
                      <w:sz w:val="24"/>
                      <w:szCs w:val="24"/>
                    </w:rPr>
                  </w:pPr>
                  <w:r>
                    <w:rPr>
                      <w:rFonts w:ascii="Times New Roman" w:hAnsi="Times New Roman" w:cs="Times New Roman"/>
                      <w:i/>
                    </w:rPr>
                    <w:t>Slika 9.19 – Primjer modula AppRouting</w:t>
                  </w:r>
                </w:p>
              </w:txbxContent>
            </v:textbox>
          </v:shape>
        </w:pict>
      </w:r>
    </w:p>
    <w:p w:rsidR="00A20D00" w:rsidRDefault="00A20D00" w:rsidP="00231477">
      <w:pPr>
        <w:spacing w:after="0" w:line="240" w:lineRule="auto"/>
        <w:jc w:val="both"/>
        <w:rPr>
          <w:rFonts w:ascii="Times New Roman" w:hAnsi="Times New Roman" w:cs="Times New Roman"/>
          <w:sz w:val="24"/>
          <w:szCs w:val="24"/>
          <w:lang w:val="sr-Latn-BA"/>
        </w:rPr>
      </w:pPr>
    </w:p>
    <w:p w:rsidR="00A20D00" w:rsidRDefault="00A20D00" w:rsidP="00231477">
      <w:pPr>
        <w:spacing w:after="0" w:line="240" w:lineRule="auto"/>
        <w:ind w:firstLine="720"/>
        <w:jc w:val="both"/>
        <w:rPr>
          <w:rFonts w:ascii="Times New Roman" w:hAnsi="Times New Roman" w:cs="Times New Roman"/>
          <w:sz w:val="24"/>
          <w:szCs w:val="24"/>
        </w:rPr>
      </w:pPr>
      <w:r w:rsidRPr="0085002D">
        <w:rPr>
          <w:rFonts w:ascii="Times New Roman" w:hAnsi="Times New Roman" w:cs="Times New Roman"/>
          <w:i/>
          <w:sz w:val="24"/>
          <w:szCs w:val="24"/>
        </w:rPr>
        <w:t>Lazy loading</w:t>
      </w:r>
      <w:r>
        <w:rPr>
          <w:rFonts w:ascii="Times New Roman" w:hAnsi="Times New Roman" w:cs="Times New Roman"/>
          <w:sz w:val="24"/>
          <w:szCs w:val="24"/>
        </w:rPr>
        <w:t xml:space="preserve"> mehanizam je korišten pri razvoju praktičnog dijela rada. Pored toga i slike se učitavaju na sličan način. Kako bi se smanjilo vrijeme odziva aplikacije, prilikom prikazivanja slika na stranici, učitavaju se samo one slike koje korisnik može odmah vidjeti, bez skrolovanja (eng. </w:t>
      </w:r>
      <w:r>
        <w:rPr>
          <w:rFonts w:ascii="Times New Roman" w:hAnsi="Times New Roman" w:cs="Times New Roman"/>
          <w:i/>
          <w:sz w:val="24"/>
          <w:szCs w:val="24"/>
        </w:rPr>
        <w:t>screen roll</w:t>
      </w:r>
      <w:r>
        <w:rPr>
          <w:rFonts w:ascii="Times New Roman" w:hAnsi="Times New Roman" w:cs="Times New Roman"/>
          <w:sz w:val="24"/>
          <w:szCs w:val="24"/>
        </w:rPr>
        <w:t xml:space="preserve">). </w:t>
      </w:r>
      <w:r>
        <w:rPr>
          <w:rFonts w:ascii="Times New Roman" w:hAnsi="Times New Roman" w:cs="Times New Roman"/>
          <w:sz w:val="24"/>
          <w:szCs w:val="24"/>
          <w:lang w:val="sr-Latn-BA"/>
        </w:rPr>
        <w:t>Kako korisnik dalje prolazi kroz stranicu, učitavaju se slike koje trebaju biti u okviru za prikaz.</w:t>
      </w:r>
      <w:r>
        <w:rPr>
          <w:rFonts w:ascii="Times New Roman" w:hAnsi="Times New Roman" w:cs="Times New Roman"/>
          <w:sz w:val="24"/>
          <w:szCs w:val="24"/>
        </w:rPr>
        <w:t xml:space="preserve"> </w:t>
      </w:r>
    </w:p>
    <w:p w:rsidR="00A20D00" w:rsidRDefault="00A20D00" w:rsidP="00231477">
      <w:pPr>
        <w:spacing w:after="0" w:line="240" w:lineRule="auto"/>
        <w:ind w:firstLine="720"/>
        <w:jc w:val="both"/>
        <w:rPr>
          <w:rFonts w:ascii="Times New Roman" w:hAnsi="Times New Roman" w:cs="Times New Roman"/>
          <w:sz w:val="24"/>
          <w:szCs w:val="24"/>
        </w:rPr>
      </w:pPr>
    </w:p>
    <w:p w:rsidR="00A20D00" w:rsidRDefault="00A20D00" w:rsidP="002314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Izmjerena veličina klijentske aplikacije pri učitavanju u pretraživaču je 1.7MB, a količina prenešenih podataka preko mreže je 4.1KB.</w:t>
      </w:r>
    </w:p>
    <w:p w:rsidR="00A20D00" w:rsidRPr="00D4502B" w:rsidRDefault="00A20D00" w:rsidP="00231477">
      <w:pPr>
        <w:spacing w:after="0" w:line="240" w:lineRule="auto"/>
        <w:jc w:val="both"/>
        <w:rPr>
          <w:rFonts w:ascii="Times New Roman" w:hAnsi="Times New Roman" w:cs="Times New Roman"/>
          <w:sz w:val="24"/>
          <w:szCs w:val="24"/>
          <w:lang w:val="sr-Latn-BA"/>
        </w:rPr>
      </w:pPr>
    </w:p>
    <w:p w:rsidR="00A20D00" w:rsidRDefault="00A20D00" w:rsidP="00231477">
      <w:pPr>
        <w:spacing w:after="0" w:line="240" w:lineRule="auto"/>
        <w:jc w:val="both"/>
        <w:rPr>
          <w:rFonts w:ascii="Times New Roman" w:hAnsi="Times New Roman" w:cs="Times New Roman"/>
          <w:sz w:val="24"/>
          <w:szCs w:val="24"/>
        </w:rPr>
      </w:pPr>
      <w:r>
        <w:tab/>
      </w:r>
      <w:r w:rsidR="00633B64">
        <w:rPr>
          <w:rFonts w:ascii="Times New Roman" w:hAnsi="Times New Roman" w:cs="Times New Roman"/>
          <w:sz w:val="24"/>
          <w:szCs w:val="24"/>
        </w:rPr>
        <w:t>Aplikacija je testirana u različitim web čitačima i u svim funkcioniše na isti način.</w:t>
      </w:r>
    </w:p>
    <w:p w:rsidR="00A20D00" w:rsidRPr="00163F7E" w:rsidRDefault="00A20D00" w:rsidP="00231477">
      <w:pPr>
        <w:spacing w:after="0" w:line="240" w:lineRule="auto"/>
        <w:jc w:val="both"/>
        <w:rPr>
          <w:rFonts w:ascii="Times New Roman" w:hAnsi="Times New Roman" w:cs="Times New Roman"/>
          <w:sz w:val="24"/>
          <w:szCs w:val="24"/>
        </w:rPr>
      </w:pPr>
    </w:p>
    <w:p w:rsidR="00A20D00" w:rsidRDefault="00A20D00" w:rsidP="00231477">
      <w:pPr>
        <w:spacing w:after="0" w:line="240" w:lineRule="auto"/>
        <w:ind w:firstLine="720"/>
        <w:jc w:val="both"/>
        <w:rPr>
          <w:rFonts w:ascii="Times New Roman" w:hAnsi="Times New Roman" w:cs="Times New Roman"/>
          <w:sz w:val="24"/>
          <w:szCs w:val="24"/>
        </w:rPr>
      </w:pPr>
      <w:r w:rsidRPr="00163F7E">
        <w:rPr>
          <w:rFonts w:ascii="Times New Roman" w:hAnsi="Times New Roman" w:cs="Times New Roman"/>
          <w:sz w:val="24"/>
          <w:szCs w:val="24"/>
        </w:rPr>
        <w:t>Aplikaciju je moguće proširiti dodatnim funkcionalnostima. Jedan od mogućih zahtjeva kojim se sistem može proširiti je da korisnici prije početka pretraživanja izaberu grad i lokaciju dijela grada. Tada će moći pretražiti i naručiti ponude restorana koji se nalaze u tom dijelu grada. Ovim bi se moglo smanjiti vrijeme čekanja narudž</w:t>
      </w:r>
      <w:r>
        <w:rPr>
          <w:rFonts w:ascii="Times New Roman" w:hAnsi="Times New Roman" w:cs="Times New Roman"/>
          <w:sz w:val="24"/>
          <w:szCs w:val="24"/>
        </w:rPr>
        <w:t>b</w:t>
      </w:r>
      <w:r w:rsidRPr="00163F7E">
        <w:rPr>
          <w:rFonts w:ascii="Times New Roman" w:hAnsi="Times New Roman" w:cs="Times New Roman"/>
          <w:sz w:val="24"/>
          <w:szCs w:val="24"/>
        </w:rPr>
        <w:t xml:space="preserve">e. </w:t>
      </w:r>
    </w:p>
    <w:p w:rsidR="00A20D00" w:rsidRPr="00163F7E" w:rsidRDefault="00A20D00" w:rsidP="00231477">
      <w:pPr>
        <w:spacing w:after="0" w:line="240" w:lineRule="auto"/>
        <w:ind w:firstLine="720"/>
        <w:jc w:val="both"/>
        <w:rPr>
          <w:rFonts w:ascii="Times New Roman" w:hAnsi="Times New Roman" w:cs="Times New Roman"/>
          <w:sz w:val="24"/>
          <w:szCs w:val="24"/>
        </w:rPr>
      </w:pPr>
    </w:p>
    <w:p w:rsidR="00A20D00" w:rsidRPr="00163F7E" w:rsidRDefault="00A20D00" w:rsidP="0064014E">
      <w:pPr>
        <w:spacing w:after="0" w:line="240" w:lineRule="auto"/>
        <w:ind w:firstLine="720"/>
        <w:jc w:val="both"/>
        <w:rPr>
          <w:rFonts w:ascii="Times New Roman" w:hAnsi="Times New Roman" w:cs="Times New Roman"/>
          <w:sz w:val="24"/>
          <w:szCs w:val="24"/>
        </w:rPr>
      </w:pPr>
      <w:r w:rsidRPr="00163F7E">
        <w:rPr>
          <w:rFonts w:ascii="Times New Roman" w:hAnsi="Times New Roman" w:cs="Times New Roman"/>
          <w:sz w:val="24"/>
          <w:szCs w:val="24"/>
        </w:rPr>
        <w:t xml:space="preserve">Korisnici ovog  sistema  narudžbu plaćaju pouezećem. Aplikacija se može nadograditi tako što se plaćanje može izvršiti </w:t>
      </w:r>
      <w:r w:rsidRPr="00163F7E">
        <w:rPr>
          <w:rFonts w:ascii="Times New Roman" w:hAnsi="Times New Roman" w:cs="Times New Roman"/>
          <w:i/>
          <w:sz w:val="24"/>
          <w:szCs w:val="24"/>
        </w:rPr>
        <w:t>online</w:t>
      </w:r>
      <w:r w:rsidRPr="00163F7E">
        <w:rPr>
          <w:rFonts w:ascii="Times New Roman" w:hAnsi="Times New Roman" w:cs="Times New Roman"/>
          <w:sz w:val="24"/>
          <w:szCs w:val="24"/>
        </w:rPr>
        <w:t>. Korisnici bi mogli birati na koji način žele izvršiti plaćanje.</w:t>
      </w:r>
    </w:p>
    <w:p w:rsidR="00A20D00" w:rsidRDefault="00A20D00" w:rsidP="0064014E">
      <w:pPr>
        <w:spacing w:after="0" w:line="240" w:lineRule="auto"/>
        <w:ind w:firstLine="720"/>
        <w:jc w:val="both"/>
        <w:rPr>
          <w:rFonts w:ascii="Times New Roman" w:hAnsi="Times New Roman" w:cs="Times New Roman"/>
          <w:sz w:val="24"/>
          <w:szCs w:val="24"/>
        </w:rPr>
      </w:pPr>
      <w:r w:rsidRPr="00163F7E">
        <w:rPr>
          <w:rFonts w:ascii="Times New Roman" w:hAnsi="Times New Roman" w:cs="Times New Roman"/>
          <w:sz w:val="24"/>
          <w:szCs w:val="24"/>
        </w:rPr>
        <w:lastRenderedPageBreak/>
        <w:t xml:space="preserve">Upoređujući </w:t>
      </w:r>
      <w:r>
        <w:rPr>
          <w:rFonts w:ascii="Times New Roman" w:hAnsi="Times New Roman" w:cs="Times New Roman"/>
          <w:sz w:val="24"/>
          <w:szCs w:val="24"/>
        </w:rPr>
        <w:t>ovu aplikaciju sa nekim postojećim, prednost koju ona</w:t>
      </w:r>
      <w:r w:rsidRPr="00163F7E">
        <w:rPr>
          <w:rFonts w:ascii="Times New Roman" w:hAnsi="Times New Roman" w:cs="Times New Roman"/>
          <w:sz w:val="24"/>
          <w:szCs w:val="24"/>
        </w:rPr>
        <w:t xml:space="preserve"> ima je mogućnost kreiranja narudže sa stavkama iz različitih restorana, dok se kod drugih trebaju kreirati posebne narudžbe za različite restorane.</w:t>
      </w:r>
    </w:p>
    <w:p w:rsidR="00A20D00" w:rsidRPr="00163F7E" w:rsidRDefault="00A20D00" w:rsidP="0064014E">
      <w:pPr>
        <w:spacing w:after="0" w:line="240" w:lineRule="auto"/>
        <w:ind w:firstLine="720"/>
        <w:jc w:val="both"/>
        <w:rPr>
          <w:rFonts w:ascii="Times New Roman" w:hAnsi="Times New Roman" w:cs="Times New Roman"/>
          <w:sz w:val="24"/>
          <w:szCs w:val="24"/>
        </w:rPr>
      </w:pPr>
    </w:p>
    <w:p w:rsidR="00A20D00" w:rsidRPr="00240202" w:rsidRDefault="00A20D00" w:rsidP="0064014E">
      <w:pPr>
        <w:spacing w:after="0" w:line="240" w:lineRule="auto"/>
        <w:ind w:firstLine="720"/>
        <w:jc w:val="both"/>
        <w:rPr>
          <w:lang w:val="sr-Latn-BA"/>
        </w:rPr>
      </w:pPr>
      <w:r w:rsidRPr="00163F7E">
        <w:rPr>
          <w:rFonts w:ascii="Times New Roman" w:hAnsi="Times New Roman" w:cs="Times New Roman"/>
          <w:sz w:val="24"/>
          <w:szCs w:val="24"/>
        </w:rPr>
        <w:t>Aplikacija se može dalje nastaviti razvijati i nadograđivati na osnovu već kreiranih modula. Na ovaj način bi se unaprijed</w:t>
      </w:r>
      <w:r>
        <w:rPr>
          <w:rFonts w:ascii="Times New Roman" w:hAnsi="Times New Roman" w:cs="Times New Roman"/>
          <w:sz w:val="24"/>
          <w:szCs w:val="24"/>
        </w:rPr>
        <w:t>ile funkcionalnosti aplikacije.</w:t>
      </w:r>
    </w:p>
    <w:p w:rsidR="00A20D00" w:rsidRDefault="00A20D00" w:rsidP="0064014E">
      <w:pPr>
        <w:spacing w:after="0" w:line="240" w:lineRule="auto"/>
        <w:ind w:firstLine="720"/>
        <w:jc w:val="both"/>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Default="00A20D00" w:rsidP="00A20D00">
      <w:pPr>
        <w:ind w:firstLine="720"/>
      </w:pPr>
    </w:p>
    <w:p w:rsidR="00A20D00" w:rsidRPr="00CE5798" w:rsidRDefault="00A20D00" w:rsidP="00A20D00">
      <w:pPr>
        <w:ind w:firstLine="720"/>
      </w:pPr>
    </w:p>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A20D00" w:rsidRDefault="00A20D00" w:rsidP="00A20D00"/>
    <w:p w:rsidR="00D5144E" w:rsidRDefault="00D5144E" w:rsidP="00A20D00"/>
    <w:p w:rsidR="00D5144E" w:rsidRDefault="00D5144E" w:rsidP="00A20D00"/>
    <w:p w:rsidR="00A20D00" w:rsidRDefault="0064014E" w:rsidP="0064014E">
      <w:pPr>
        <w:pStyle w:val="Heading1"/>
        <w:spacing w:line="240" w:lineRule="auto"/>
        <w:jc w:val="both"/>
      </w:pPr>
      <w:r>
        <w:rPr>
          <w:rFonts w:ascii="Times New Roman" w:hAnsi="Times New Roman" w:cs="Times New Roman"/>
        </w:rPr>
        <w:lastRenderedPageBreak/>
        <w:t xml:space="preserve"> </w:t>
      </w:r>
      <w:bookmarkStart w:id="31" w:name="_Toc9960926"/>
      <w:r w:rsidR="00A20D00" w:rsidRPr="00144BBD">
        <w:rPr>
          <w:rFonts w:ascii="Times New Roman" w:hAnsi="Times New Roman" w:cs="Times New Roman"/>
        </w:rPr>
        <w:t>Zaključak</w:t>
      </w:r>
      <w:bookmarkEnd w:id="31"/>
    </w:p>
    <w:p w:rsidR="00A20D00" w:rsidRDefault="00A20D00" w:rsidP="0064014E">
      <w:pPr>
        <w:spacing w:after="0" w:line="240" w:lineRule="auto"/>
        <w:jc w:val="both"/>
      </w:pPr>
    </w:p>
    <w:p w:rsidR="00A20D00" w:rsidRPr="008E3F9A" w:rsidRDefault="00A20D00" w:rsidP="0064014E">
      <w:pPr>
        <w:spacing w:after="0" w:line="240" w:lineRule="auto"/>
        <w:ind w:firstLine="432"/>
        <w:jc w:val="both"/>
        <w:rPr>
          <w:rFonts w:ascii="Times New Roman" w:hAnsi="Times New Roman" w:cs="Times New Roman"/>
          <w:sz w:val="24"/>
          <w:szCs w:val="24"/>
          <w:lang w:val="sr-Latn-BA"/>
        </w:rPr>
      </w:pPr>
      <w:r w:rsidRPr="008E3F9A">
        <w:rPr>
          <w:rFonts w:ascii="Times New Roman" w:hAnsi="Times New Roman" w:cs="Times New Roman"/>
          <w:sz w:val="24"/>
          <w:szCs w:val="24"/>
        </w:rPr>
        <w:t>Upotreba Interneta postala je nei</w:t>
      </w:r>
      <w:r w:rsidRPr="008E3F9A">
        <w:rPr>
          <w:rFonts w:ascii="Times New Roman" w:hAnsi="Times New Roman" w:cs="Times New Roman"/>
          <w:sz w:val="24"/>
          <w:szCs w:val="24"/>
          <w:lang w:val="sr-Latn-BA"/>
        </w:rPr>
        <w:t xml:space="preserve">zbiježan dio našeg života, kako poslovnog tako i privatnog. Posljedica ovoga je da se sve više razvijaju </w:t>
      </w:r>
      <w:r w:rsidRPr="008E3F9A">
        <w:rPr>
          <w:rFonts w:ascii="Times New Roman" w:hAnsi="Times New Roman" w:cs="Times New Roman"/>
          <w:i/>
          <w:sz w:val="24"/>
          <w:szCs w:val="24"/>
          <w:lang w:val="sr-Latn-BA"/>
        </w:rPr>
        <w:t>web</w:t>
      </w:r>
      <w:r w:rsidR="008A4E69" w:rsidRPr="008E3F9A">
        <w:rPr>
          <w:rFonts w:ascii="Times New Roman" w:hAnsi="Times New Roman" w:cs="Times New Roman"/>
          <w:sz w:val="24"/>
          <w:szCs w:val="24"/>
          <w:lang w:val="sr-Latn-BA"/>
        </w:rPr>
        <w:t xml:space="preserve"> </w:t>
      </w:r>
      <w:r w:rsidR="002311DE" w:rsidRPr="008E3F9A">
        <w:rPr>
          <w:rFonts w:ascii="Times New Roman" w:hAnsi="Times New Roman" w:cs="Times New Roman"/>
          <w:sz w:val="24"/>
          <w:szCs w:val="24"/>
          <w:lang w:val="sr-Latn-BA"/>
        </w:rPr>
        <w:t>i mobil</w:t>
      </w:r>
      <w:r w:rsidR="000443F4" w:rsidRPr="008E3F9A">
        <w:rPr>
          <w:rFonts w:ascii="Times New Roman" w:hAnsi="Times New Roman" w:cs="Times New Roman"/>
          <w:sz w:val="24"/>
          <w:szCs w:val="24"/>
          <w:lang w:val="sr-Latn-BA"/>
        </w:rPr>
        <w:t>ne</w:t>
      </w:r>
      <w:r w:rsidRPr="008E3F9A">
        <w:rPr>
          <w:rFonts w:ascii="Times New Roman" w:hAnsi="Times New Roman" w:cs="Times New Roman"/>
          <w:sz w:val="24"/>
          <w:szCs w:val="24"/>
          <w:lang w:val="sr-Latn-BA"/>
        </w:rPr>
        <w:t xml:space="preserve"> aplikacije koje se pokreću u okviru </w:t>
      </w:r>
      <w:r w:rsidR="00876873" w:rsidRPr="002C3F65">
        <w:rPr>
          <w:rFonts w:ascii="Times New Roman" w:hAnsi="Times New Roman" w:cs="Times New Roman"/>
          <w:i/>
          <w:sz w:val="24"/>
          <w:szCs w:val="24"/>
          <w:lang w:val="sr-Latn-BA"/>
        </w:rPr>
        <w:t>web</w:t>
      </w:r>
      <w:r w:rsidR="008923E7">
        <w:rPr>
          <w:rFonts w:ascii="Times New Roman" w:hAnsi="Times New Roman" w:cs="Times New Roman"/>
          <w:sz w:val="24"/>
          <w:szCs w:val="24"/>
          <w:lang w:val="sr-Latn-BA"/>
        </w:rPr>
        <w:t xml:space="preserve"> </w:t>
      </w:r>
      <w:r w:rsidRPr="008E3F9A">
        <w:rPr>
          <w:rFonts w:ascii="Times New Roman" w:hAnsi="Times New Roman" w:cs="Times New Roman"/>
          <w:sz w:val="24"/>
          <w:szCs w:val="24"/>
          <w:lang w:val="sr-Latn-BA"/>
        </w:rPr>
        <w:t>čitača</w:t>
      </w:r>
      <w:r w:rsidR="008923E7">
        <w:rPr>
          <w:rFonts w:ascii="Times New Roman" w:hAnsi="Times New Roman" w:cs="Times New Roman"/>
          <w:sz w:val="24"/>
          <w:szCs w:val="24"/>
          <w:lang w:val="sr-Latn-BA"/>
        </w:rPr>
        <w:t xml:space="preserve"> ili na mobilnim uređajima</w:t>
      </w:r>
      <w:r w:rsidRPr="008E3F9A">
        <w:rPr>
          <w:rFonts w:ascii="Times New Roman" w:hAnsi="Times New Roman" w:cs="Times New Roman"/>
          <w:sz w:val="24"/>
          <w:szCs w:val="24"/>
          <w:lang w:val="sr-Latn-BA"/>
        </w:rPr>
        <w:t xml:space="preserve">. Na ovaj način se eliminiše potrebno vrijeme i složenost instaliranja aplikacije na korisničkom uređaju. Pored toga, za izvršavanje </w:t>
      </w:r>
      <w:r w:rsidRPr="008E3F9A">
        <w:rPr>
          <w:rFonts w:ascii="Times New Roman" w:hAnsi="Times New Roman" w:cs="Times New Roman"/>
          <w:i/>
          <w:sz w:val="24"/>
          <w:szCs w:val="24"/>
          <w:lang w:val="sr-Latn-BA"/>
        </w:rPr>
        <w:t>web</w:t>
      </w:r>
      <w:r w:rsidRPr="008E3F9A">
        <w:rPr>
          <w:rFonts w:ascii="Times New Roman" w:hAnsi="Times New Roman" w:cs="Times New Roman"/>
          <w:sz w:val="24"/>
          <w:szCs w:val="24"/>
          <w:lang w:val="sr-Latn-BA"/>
        </w:rPr>
        <w:t xml:space="preserve"> aplikacija korisnicima nije potreban uređaj sa izuzetno dobrom hardverskom konfiguracijom, već je dovoljan  uređaj sa </w:t>
      </w:r>
      <w:r w:rsidRPr="008E3F9A">
        <w:rPr>
          <w:rFonts w:ascii="Times New Roman" w:hAnsi="Times New Roman" w:cs="Times New Roman"/>
          <w:i/>
          <w:sz w:val="24"/>
          <w:szCs w:val="24"/>
          <w:lang w:val="sr-Latn-BA"/>
        </w:rPr>
        <w:t>web</w:t>
      </w:r>
      <w:r w:rsidRPr="008E3F9A">
        <w:rPr>
          <w:rFonts w:ascii="Times New Roman" w:hAnsi="Times New Roman" w:cs="Times New Roman"/>
          <w:sz w:val="24"/>
          <w:szCs w:val="24"/>
          <w:lang w:val="sr-Latn-BA"/>
        </w:rPr>
        <w:t xml:space="preserve"> čitačem. Većina modernih čitača podržavaju tehnologije za izvršavanje </w:t>
      </w:r>
      <w:r w:rsidRPr="008E3F9A">
        <w:rPr>
          <w:rFonts w:ascii="Times New Roman" w:hAnsi="Times New Roman" w:cs="Times New Roman"/>
          <w:i/>
          <w:sz w:val="24"/>
          <w:szCs w:val="24"/>
          <w:lang w:val="sr-Latn-BA"/>
        </w:rPr>
        <w:t>web</w:t>
      </w:r>
      <w:r w:rsidRPr="008E3F9A">
        <w:rPr>
          <w:rFonts w:ascii="Times New Roman" w:hAnsi="Times New Roman" w:cs="Times New Roman"/>
          <w:sz w:val="24"/>
          <w:szCs w:val="24"/>
          <w:lang w:val="sr-Latn-BA"/>
        </w:rPr>
        <w:t xml:space="preserve"> </w:t>
      </w:r>
      <w:r w:rsidR="002F1FED" w:rsidRPr="008E3F9A">
        <w:rPr>
          <w:rFonts w:ascii="Times New Roman" w:hAnsi="Times New Roman" w:cs="Times New Roman"/>
          <w:sz w:val="24"/>
          <w:szCs w:val="24"/>
          <w:lang w:val="sr-Latn-BA"/>
        </w:rPr>
        <w:t xml:space="preserve">i mobilnih </w:t>
      </w:r>
      <w:r w:rsidRPr="008E3F9A">
        <w:rPr>
          <w:rFonts w:ascii="Times New Roman" w:hAnsi="Times New Roman" w:cs="Times New Roman"/>
          <w:sz w:val="24"/>
          <w:szCs w:val="24"/>
          <w:lang w:val="sr-Latn-BA"/>
        </w:rPr>
        <w:t xml:space="preserve">aplikacija, pa su one široko dostupne. </w:t>
      </w:r>
    </w:p>
    <w:p w:rsidR="00A20D00" w:rsidRPr="008E3F9A" w:rsidRDefault="00A20D00" w:rsidP="0064014E">
      <w:pPr>
        <w:spacing w:after="0" w:line="240" w:lineRule="auto"/>
        <w:ind w:firstLine="432"/>
        <w:jc w:val="both"/>
        <w:rPr>
          <w:rFonts w:ascii="Times New Roman" w:hAnsi="Times New Roman" w:cs="Times New Roman"/>
          <w:sz w:val="24"/>
          <w:szCs w:val="24"/>
          <w:lang w:val="sr-Latn-BA"/>
        </w:rPr>
      </w:pPr>
    </w:p>
    <w:p w:rsidR="007F3052" w:rsidRPr="008E3F9A" w:rsidRDefault="00A20D00" w:rsidP="0064014E">
      <w:pPr>
        <w:spacing w:after="0" w:line="240" w:lineRule="auto"/>
        <w:ind w:firstLine="432"/>
        <w:jc w:val="both"/>
        <w:rPr>
          <w:rFonts w:ascii="Times New Roman" w:hAnsi="Times New Roman" w:cs="Times New Roman"/>
          <w:sz w:val="24"/>
          <w:szCs w:val="24"/>
          <w:lang w:val="sr-Latn-BA"/>
        </w:rPr>
      </w:pPr>
      <w:r w:rsidRPr="008E3F9A">
        <w:rPr>
          <w:rFonts w:ascii="Times New Roman" w:hAnsi="Times New Roman" w:cs="Times New Roman"/>
          <w:sz w:val="24"/>
          <w:szCs w:val="24"/>
          <w:lang w:val="sr-Latn-BA"/>
        </w:rPr>
        <w:t xml:space="preserve">Najznačajnija tehnologija za razvoj </w:t>
      </w:r>
      <w:r w:rsidRPr="008E3F9A">
        <w:rPr>
          <w:rFonts w:ascii="Times New Roman" w:hAnsi="Times New Roman" w:cs="Times New Roman"/>
          <w:i/>
          <w:sz w:val="24"/>
          <w:szCs w:val="24"/>
          <w:lang w:val="sr-Latn-BA"/>
        </w:rPr>
        <w:t>web</w:t>
      </w:r>
      <w:r w:rsidR="00170C5E" w:rsidRPr="008E3F9A">
        <w:rPr>
          <w:rFonts w:ascii="Times New Roman" w:hAnsi="Times New Roman" w:cs="Times New Roman"/>
          <w:sz w:val="24"/>
          <w:szCs w:val="24"/>
          <w:lang w:val="sr-Latn-BA"/>
        </w:rPr>
        <w:t xml:space="preserve"> baziranih</w:t>
      </w:r>
      <w:r w:rsidRPr="008E3F9A">
        <w:rPr>
          <w:rFonts w:ascii="Times New Roman" w:hAnsi="Times New Roman" w:cs="Times New Roman"/>
          <w:sz w:val="24"/>
          <w:szCs w:val="24"/>
          <w:lang w:val="sr-Latn-BA"/>
        </w:rPr>
        <w:t xml:space="preserve"> aplikacija je </w:t>
      </w:r>
      <w:r w:rsidRPr="008E3F9A">
        <w:rPr>
          <w:rFonts w:ascii="Times New Roman" w:hAnsi="Times New Roman" w:cs="Times New Roman"/>
          <w:i/>
          <w:sz w:val="24"/>
          <w:szCs w:val="24"/>
          <w:lang w:val="sr-Latn-BA"/>
        </w:rPr>
        <w:t>JavaScript</w:t>
      </w:r>
      <w:r w:rsidRPr="008E3F9A">
        <w:rPr>
          <w:rFonts w:ascii="Times New Roman" w:hAnsi="Times New Roman" w:cs="Times New Roman"/>
          <w:sz w:val="24"/>
          <w:szCs w:val="24"/>
          <w:lang w:val="sr-Latn-BA"/>
        </w:rPr>
        <w:t xml:space="preserve"> koji je u osnovi bio tema ovog diplomskog rada. </w:t>
      </w:r>
      <w:r w:rsidRPr="008E3F9A">
        <w:rPr>
          <w:rFonts w:ascii="Times New Roman" w:hAnsi="Times New Roman" w:cs="Times New Roman"/>
          <w:i/>
          <w:sz w:val="24"/>
          <w:szCs w:val="24"/>
          <w:lang w:val="sr-Latn-BA"/>
        </w:rPr>
        <w:t>JavaScript</w:t>
      </w:r>
      <w:r w:rsidRPr="008E3F9A">
        <w:rPr>
          <w:rFonts w:ascii="Times New Roman" w:hAnsi="Times New Roman" w:cs="Times New Roman"/>
          <w:sz w:val="24"/>
          <w:szCs w:val="24"/>
          <w:lang w:val="sr-Latn-BA"/>
        </w:rPr>
        <w:t xml:space="preserve"> omogućava da aplikacije budu interaktivne, a ne samo stranice za prikaz statičkih podataka. Ranije se sva logika aplikacije smiještala na serversku stranu,</w:t>
      </w:r>
      <w:r w:rsidR="00F54219" w:rsidRPr="008E3F9A">
        <w:rPr>
          <w:rFonts w:ascii="Times New Roman" w:hAnsi="Times New Roman" w:cs="Times New Roman"/>
          <w:sz w:val="24"/>
          <w:szCs w:val="24"/>
          <w:lang w:val="sr-Latn-BA"/>
        </w:rPr>
        <w:t xml:space="preserve"> </w:t>
      </w:r>
      <w:r w:rsidRPr="008E3F9A">
        <w:rPr>
          <w:rFonts w:ascii="Times New Roman" w:hAnsi="Times New Roman" w:cs="Times New Roman"/>
          <w:sz w:val="24"/>
          <w:szCs w:val="24"/>
          <w:lang w:val="sr-Latn-BA"/>
        </w:rPr>
        <w:t xml:space="preserve">dok su moderne </w:t>
      </w:r>
      <w:r w:rsidRPr="008E3F9A">
        <w:rPr>
          <w:rFonts w:ascii="Times New Roman" w:hAnsi="Times New Roman" w:cs="Times New Roman"/>
          <w:i/>
          <w:sz w:val="24"/>
          <w:szCs w:val="24"/>
          <w:lang w:val="sr-Latn-BA"/>
        </w:rPr>
        <w:t>web</w:t>
      </w:r>
      <w:r w:rsidRPr="008E3F9A">
        <w:rPr>
          <w:rFonts w:ascii="Times New Roman" w:hAnsi="Times New Roman" w:cs="Times New Roman"/>
          <w:sz w:val="24"/>
          <w:szCs w:val="24"/>
          <w:lang w:val="sr-Latn-BA"/>
        </w:rPr>
        <w:t xml:space="preserve"> aplikacije klijentski orijentisane, tako što se logika aplikacije implementira u okviru čitača koristeći upravo </w:t>
      </w:r>
      <w:r w:rsidRPr="008E3F9A">
        <w:rPr>
          <w:rFonts w:ascii="Times New Roman" w:hAnsi="Times New Roman" w:cs="Times New Roman"/>
          <w:i/>
          <w:sz w:val="24"/>
          <w:szCs w:val="24"/>
          <w:lang w:val="sr-Latn-BA"/>
        </w:rPr>
        <w:t>JavaScript</w:t>
      </w:r>
      <w:r w:rsidRPr="008E3F9A">
        <w:rPr>
          <w:rFonts w:ascii="Times New Roman" w:hAnsi="Times New Roman" w:cs="Times New Roman"/>
          <w:sz w:val="24"/>
          <w:szCs w:val="24"/>
          <w:lang w:val="sr-Latn-BA"/>
        </w:rPr>
        <w:t>.</w:t>
      </w:r>
      <w:r w:rsidR="00282E3D" w:rsidRPr="008E3F9A">
        <w:rPr>
          <w:rFonts w:ascii="Times New Roman" w:hAnsi="Times New Roman" w:cs="Times New Roman"/>
          <w:sz w:val="24"/>
          <w:szCs w:val="24"/>
          <w:lang w:val="sr-Latn-BA"/>
        </w:rPr>
        <w:t xml:space="preserve"> Na ovaj način se smanjuje opterećenje servera</w:t>
      </w:r>
      <w:r w:rsidR="00E53A4C" w:rsidRPr="008E3F9A">
        <w:rPr>
          <w:rFonts w:ascii="Times New Roman" w:hAnsi="Times New Roman" w:cs="Times New Roman"/>
          <w:sz w:val="24"/>
          <w:szCs w:val="24"/>
          <w:lang w:val="sr-Latn-BA"/>
        </w:rPr>
        <w:t xml:space="preserve">. </w:t>
      </w:r>
      <w:r w:rsidR="007F3052" w:rsidRPr="008E3F9A">
        <w:rPr>
          <w:rFonts w:ascii="Times New Roman" w:hAnsi="Times New Roman" w:cs="Times New Roman"/>
          <w:sz w:val="24"/>
          <w:szCs w:val="24"/>
          <w:lang w:val="sr-Latn-BA"/>
        </w:rPr>
        <w:tab/>
      </w:r>
    </w:p>
    <w:p w:rsidR="00A20D00" w:rsidRPr="008E3F9A" w:rsidRDefault="00A20D00" w:rsidP="0064014E">
      <w:pPr>
        <w:spacing w:after="0" w:line="240" w:lineRule="auto"/>
        <w:ind w:firstLine="432"/>
        <w:jc w:val="both"/>
        <w:rPr>
          <w:rFonts w:ascii="Times New Roman" w:hAnsi="Times New Roman" w:cs="Times New Roman"/>
          <w:sz w:val="24"/>
          <w:szCs w:val="24"/>
          <w:lang w:val="sr-Latn-BA"/>
        </w:rPr>
      </w:pPr>
    </w:p>
    <w:p w:rsidR="00B10622" w:rsidRPr="008E3F9A" w:rsidRDefault="00A20D00" w:rsidP="0064014E">
      <w:pPr>
        <w:spacing w:after="0" w:line="240" w:lineRule="auto"/>
        <w:ind w:firstLine="432"/>
        <w:jc w:val="both"/>
        <w:rPr>
          <w:rFonts w:ascii="Times New Roman" w:hAnsi="Times New Roman" w:cs="Times New Roman"/>
          <w:sz w:val="24"/>
          <w:szCs w:val="24"/>
          <w:lang w:val="sr-Latn-BA"/>
        </w:rPr>
      </w:pPr>
      <w:r w:rsidRPr="008E3F9A">
        <w:rPr>
          <w:rFonts w:ascii="Times New Roman" w:hAnsi="Times New Roman" w:cs="Times New Roman"/>
          <w:sz w:val="24"/>
          <w:szCs w:val="24"/>
          <w:lang w:val="sr-Latn-BA"/>
        </w:rPr>
        <w:t xml:space="preserve">   Cilj praktičnog dijela rada je da se demonstrira razvoj brzih i skalabilnih </w:t>
      </w:r>
      <w:r w:rsidRPr="008E3F9A">
        <w:rPr>
          <w:rFonts w:ascii="Times New Roman" w:hAnsi="Times New Roman" w:cs="Times New Roman"/>
          <w:i/>
          <w:sz w:val="24"/>
          <w:szCs w:val="24"/>
          <w:lang w:val="sr-Latn-BA"/>
        </w:rPr>
        <w:t>web</w:t>
      </w:r>
      <w:r w:rsidRPr="008E3F9A">
        <w:rPr>
          <w:rFonts w:ascii="Times New Roman" w:hAnsi="Times New Roman" w:cs="Times New Roman"/>
          <w:sz w:val="24"/>
          <w:szCs w:val="24"/>
          <w:lang w:val="sr-Latn-BA"/>
        </w:rPr>
        <w:t xml:space="preserve"> aplikacija korištenjem o</w:t>
      </w:r>
      <w:r w:rsidR="00F16AF9" w:rsidRPr="008E3F9A">
        <w:rPr>
          <w:rFonts w:ascii="Times New Roman" w:hAnsi="Times New Roman" w:cs="Times New Roman"/>
          <w:sz w:val="24"/>
          <w:szCs w:val="24"/>
          <w:lang w:val="sr-Latn-BA"/>
        </w:rPr>
        <w:t>pisanih tehnologija.</w:t>
      </w:r>
      <w:r w:rsidR="00AE1D98" w:rsidRPr="008E3F9A">
        <w:rPr>
          <w:rFonts w:ascii="Times New Roman" w:hAnsi="Times New Roman" w:cs="Times New Roman"/>
          <w:sz w:val="24"/>
          <w:szCs w:val="24"/>
          <w:lang w:val="sr-Latn-BA"/>
        </w:rPr>
        <w:t xml:space="preserve"> Angular kao dio </w:t>
      </w:r>
      <w:r w:rsidR="00AE1D98" w:rsidRPr="008E3F9A">
        <w:rPr>
          <w:rFonts w:ascii="Times New Roman" w:hAnsi="Times New Roman" w:cs="Times New Roman"/>
          <w:i/>
          <w:sz w:val="24"/>
          <w:szCs w:val="24"/>
          <w:lang w:val="sr-Latn-BA"/>
        </w:rPr>
        <w:t>JavaScript</w:t>
      </w:r>
      <w:r w:rsidR="00AE1D98" w:rsidRPr="008E3F9A">
        <w:rPr>
          <w:rFonts w:ascii="Times New Roman" w:hAnsi="Times New Roman" w:cs="Times New Roman"/>
          <w:sz w:val="24"/>
          <w:szCs w:val="24"/>
          <w:lang w:val="sr-Latn-BA"/>
        </w:rPr>
        <w:t>-a</w:t>
      </w:r>
      <w:r w:rsidR="00061E75" w:rsidRPr="008E3F9A">
        <w:rPr>
          <w:rFonts w:ascii="Times New Roman" w:hAnsi="Times New Roman" w:cs="Times New Roman"/>
          <w:sz w:val="24"/>
          <w:szCs w:val="24"/>
          <w:lang w:val="sr-Latn-BA"/>
        </w:rPr>
        <w:t>,</w:t>
      </w:r>
      <w:r w:rsidR="00F16AF9" w:rsidRPr="008E3F9A">
        <w:rPr>
          <w:rFonts w:ascii="Times New Roman" w:hAnsi="Times New Roman" w:cs="Times New Roman"/>
          <w:sz w:val="24"/>
          <w:szCs w:val="24"/>
          <w:lang w:val="sr-Latn-BA"/>
        </w:rPr>
        <w:t xml:space="preserve"> </w:t>
      </w:r>
      <w:r w:rsidR="00061E75" w:rsidRPr="008E3F9A">
        <w:rPr>
          <w:rFonts w:ascii="Times New Roman" w:hAnsi="Times New Roman" w:cs="Times New Roman"/>
          <w:sz w:val="24"/>
          <w:szCs w:val="24"/>
          <w:lang w:val="sr-Latn-BA"/>
        </w:rPr>
        <w:t xml:space="preserve">trenutno je jedna od najpopularnijih platformi za razvoj </w:t>
      </w:r>
      <w:r w:rsidR="00061E75" w:rsidRPr="008E3F9A">
        <w:rPr>
          <w:rFonts w:ascii="Times New Roman" w:hAnsi="Times New Roman" w:cs="Times New Roman"/>
          <w:i/>
          <w:sz w:val="24"/>
          <w:szCs w:val="24"/>
          <w:lang w:val="sr-Latn-BA"/>
        </w:rPr>
        <w:t>web</w:t>
      </w:r>
      <w:r w:rsidR="00061E75" w:rsidRPr="008E3F9A">
        <w:rPr>
          <w:rFonts w:ascii="Times New Roman" w:hAnsi="Times New Roman" w:cs="Times New Roman"/>
          <w:sz w:val="24"/>
          <w:szCs w:val="24"/>
          <w:lang w:val="sr-Latn-BA"/>
        </w:rPr>
        <w:t xml:space="preserve"> aplikacija. Angular aplikacije</w:t>
      </w:r>
      <w:r w:rsidR="00336FA8" w:rsidRPr="008E3F9A">
        <w:rPr>
          <w:rFonts w:ascii="Times New Roman" w:hAnsi="Times New Roman" w:cs="Times New Roman"/>
          <w:sz w:val="24"/>
          <w:szCs w:val="24"/>
          <w:lang w:val="sr-Latn-BA"/>
        </w:rPr>
        <w:t xml:space="preserve"> se kreiraju pomoću </w:t>
      </w:r>
      <w:r w:rsidR="00336FA8" w:rsidRPr="008E3F9A">
        <w:rPr>
          <w:rFonts w:ascii="Times New Roman" w:hAnsi="Times New Roman" w:cs="Times New Roman"/>
          <w:i/>
          <w:sz w:val="24"/>
          <w:szCs w:val="24"/>
          <w:lang w:val="sr-Latn-BA"/>
        </w:rPr>
        <w:t>TypeScript</w:t>
      </w:r>
      <w:r w:rsidR="00336FA8" w:rsidRPr="008E3F9A">
        <w:rPr>
          <w:rFonts w:ascii="Times New Roman" w:hAnsi="Times New Roman" w:cs="Times New Roman"/>
          <w:sz w:val="24"/>
          <w:szCs w:val="24"/>
          <w:lang w:val="sr-Latn-BA"/>
        </w:rPr>
        <w:t xml:space="preserve">-a koji je proširenje </w:t>
      </w:r>
      <w:r w:rsidR="00336FA8" w:rsidRPr="008E3F9A">
        <w:rPr>
          <w:rFonts w:ascii="Times New Roman" w:hAnsi="Times New Roman" w:cs="Times New Roman"/>
          <w:i/>
          <w:sz w:val="24"/>
          <w:szCs w:val="24"/>
          <w:lang w:val="sr-Latn-BA"/>
        </w:rPr>
        <w:t>JavaScript</w:t>
      </w:r>
      <w:r w:rsidR="00336FA8" w:rsidRPr="008E3F9A">
        <w:rPr>
          <w:rFonts w:ascii="Times New Roman" w:hAnsi="Times New Roman" w:cs="Times New Roman"/>
          <w:sz w:val="24"/>
          <w:szCs w:val="24"/>
          <w:lang w:val="sr-Latn-BA"/>
        </w:rPr>
        <w:t xml:space="preserve">-a. Pored svih prednosti </w:t>
      </w:r>
      <w:r w:rsidR="00336FA8" w:rsidRPr="008E3F9A">
        <w:rPr>
          <w:rFonts w:ascii="Times New Roman" w:hAnsi="Times New Roman" w:cs="Times New Roman"/>
          <w:i/>
          <w:sz w:val="24"/>
          <w:szCs w:val="24"/>
          <w:lang w:val="sr-Latn-BA"/>
        </w:rPr>
        <w:t>JavaScript</w:t>
      </w:r>
      <w:r w:rsidR="00336FA8" w:rsidRPr="008E3F9A">
        <w:rPr>
          <w:rFonts w:ascii="Times New Roman" w:hAnsi="Times New Roman" w:cs="Times New Roman"/>
          <w:sz w:val="24"/>
          <w:szCs w:val="24"/>
          <w:lang w:val="sr-Latn-BA"/>
        </w:rPr>
        <w:t xml:space="preserve">-a, </w:t>
      </w:r>
      <w:r w:rsidR="00336FA8" w:rsidRPr="008E3F9A">
        <w:rPr>
          <w:rFonts w:ascii="Times New Roman" w:hAnsi="Times New Roman" w:cs="Times New Roman"/>
          <w:i/>
          <w:sz w:val="24"/>
          <w:szCs w:val="24"/>
          <w:lang w:val="sr-Latn-BA"/>
        </w:rPr>
        <w:t>TypeScript</w:t>
      </w:r>
      <w:r w:rsidR="00336FA8" w:rsidRPr="008E3F9A">
        <w:rPr>
          <w:rFonts w:ascii="Times New Roman" w:hAnsi="Times New Roman" w:cs="Times New Roman"/>
          <w:sz w:val="24"/>
          <w:szCs w:val="24"/>
          <w:lang w:val="sr-Latn-BA"/>
        </w:rPr>
        <w:t xml:space="preserve"> ima nove funkcionalnosti koje su opisanje u poglavlju 6. Pored toga, </w:t>
      </w:r>
      <w:r w:rsidR="00336FA8" w:rsidRPr="008E3F9A">
        <w:rPr>
          <w:rFonts w:ascii="Times New Roman" w:hAnsi="Times New Roman" w:cs="Times New Roman"/>
          <w:i/>
          <w:sz w:val="24"/>
          <w:szCs w:val="24"/>
          <w:lang w:val="sr-Latn-BA"/>
        </w:rPr>
        <w:t>TypeScript</w:t>
      </w:r>
      <w:r w:rsidR="00336FA8" w:rsidRPr="008E3F9A">
        <w:rPr>
          <w:rFonts w:ascii="Times New Roman" w:hAnsi="Times New Roman" w:cs="Times New Roman"/>
          <w:sz w:val="24"/>
          <w:szCs w:val="24"/>
          <w:lang w:val="sr-Latn-BA"/>
        </w:rPr>
        <w:t xml:space="preserve"> prevodilac prijavljuje greške u toku pisanaja programa. Na taj način se izbjegavaju potencijalne greške u toku izvršavanja programa i kreira se jasniji i čitljiviji kod, iako je nedostatak prevođenja </w:t>
      </w:r>
      <w:r w:rsidR="00336FA8" w:rsidRPr="008E3F9A">
        <w:rPr>
          <w:rFonts w:ascii="Times New Roman" w:hAnsi="Times New Roman" w:cs="Times New Roman"/>
          <w:i/>
          <w:sz w:val="24"/>
          <w:szCs w:val="24"/>
          <w:lang w:val="sr-Latn-BA"/>
        </w:rPr>
        <w:t>TypeScript</w:t>
      </w:r>
      <w:r w:rsidR="00336FA8" w:rsidRPr="008E3F9A">
        <w:rPr>
          <w:rFonts w:ascii="Times New Roman" w:hAnsi="Times New Roman" w:cs="Times New Roman"/>
          <w:sz w:val="24"/>
          <w:szCs w:val="24"/>
          <w:lang w:val="sr-Latn-BA"/>
        </w:rPr>
        <w:t xml:space="preserve"> datoteteka sporije pokretanje programa. </w:t>
      </w:r>
      <w:r w:rsidR="006416AF">
        <w:rPr>
          <w:rFonts w:ascii="Times New Roman" w:hAnsi="Times New Roman" w:cs="Times New Roman"/>
          <w:sz w:val="24"/>
          <w:szCs w:val="24"/>
          <w:lang w:val="sr-Latn-BA"/>
        </w:rPr>
        <w:t xml:space="preserve">Angular aplikacije su organizovane u module što Angular čini modularnim. </w:t>
      </w:r>
      <w:r w:rsidR="00142F25" w:rsidRPr="008E3F9A">
        <w:rPr>
          <w:rFonts w:ascii="Times New Roman" w:hAnsi="Times New Roman" w:cs="Times New Roman"/>
          <w:sz w:val="24"/>
          <w:szCs w:val="24"/>
          <w:lang w:val="sr-Latn-BA"/>
        </w:rPr>
        <w:t xml:space="preserve">Još jedna prednost Angulara je ponovna upotreba (eng. </w:t>
      </w:r>
      <w:r w:rsidR="00142F25" w:rsidRPr="008E3F9A">
        <w:rPr>
          <w:rFonts w:ascii="Times New Roman" w:hAnsi="Times New Roman" w:cs="Times New Roman"/>
          <w:i/>
          <w:sz w:val="24"/>
          <w:szCs w:val="24"/>
          <w:lang w:val="sr-Latn-BA"/>
        </w:rPr>
        <w:t>reusability</w:t>
      </w:r>
      <w:r w:rsidR="00142F25" w:rsidRPr="008E3F9A">
        <w:rPr>
          <w:rFonts w:ascii="Times New Roman" w:hAnsi="Times New Roman" w:cs="Times New Roman"/>
          <w:sz w:val="24"/>
          <w:szCs w:val="24"/>
          <w:lang w:val="sr-Latn-BA"/>
        </w:rPr>
        <w:t>). U Angularu je svaka kreirana komponenta samostalna i mož</w:t>
      </w:r>
      <w:r w:rsidR="00E81851" w:rsidRPr="008E3F9A">
        <w:rPr>
          <w:rFonts w:ascii="Times New Roman" w:hAnsi="Times New Roman" w:cs="Times New Roman"/>
          <w:sz w:val="24"/>
          <w:szCs w:val="24"/>
          <w:lang w:val="sr-Latn-BA"/>
        </w:rPr>
        <w:t>e se koristiti u raz</w:t>
      </w:r>
      <w:r w:rsidR="00142F25" w:rsidRPr="008E3F9A">
        <w:rPr>
          <w:rFonts w:ascii="Times New Roman" w:hAnsi="Times New Roman" w:cs="Times New Roman"/>
          <w:sz w:val="24"/>
          <w:szCs w:val="24"/>
          <w:lang w:val="sr-Latn-BA"/>
        </w:rPr>
        <w:t>ličitim dijelovima aplikacije. Komponente se mogu lako izmijeniti ili zamijeniti boljom imple</w:t>
      </w:r>
      <w:r w:rsidR="00E81851" w:rsidRPr="008E3F9A">
        <w:rPr>
          <w:rFonts w:ascii="Times New Roman" w:hAnsi="Times New Roman" w:cs="Times New Roman"/>
          <w:sz w:val="24"/>
          <w:szCs w:val="24"/>
          <w:lang w:val="sr-Latn-BA"/>
        </w:rPr>
        <w:t xml:space="preserve">mentacijom, što Angluar aplikacije čini održivim (eng. </w:t>
      </w:r>
      <w:r w:rsidR="00E81851" w:rsidRPr="008E3F9A">
        <w:rPr>
          <w:rFonts w:ascii="Times New Roman" w:hAnsi="Times New Roman" w:cs="Times New Roman"/>
          <w:i/>
          <w:sz w:val="24"/>
          <w:szCs w:val="24"/>
          <w:lang w:val="sr-Latn-BA"/>
        </w:rPr>
        <w:t>maintainability</w:t>
      </w:r>
      <w:r w:rsidR="00E81851" w:rsidRPr="008E3F9A">
        <w:rPr>
          <w:rFonts w:ascii="Times New Roman" w:hAnsi="Times New Roman" w:cs="Times New Roman"/>
          <w:sz w:val="24"/>
          <w:szCs w:val="24"/>
          <w:lang w:val="sr-Latn-BA"/>
        </w:rPr>
        <w:t>).</w:t>
      </w:r>
    </w:p>
    <w:p w:rsidR="002A6F63" w:rsidRPr="008E3F9A" w:rsidRDefault="002A6F63" w:rsidP="0064014E">
      <w:pPr>
        <w:spacing w:after="0" w:line="240" w:lineRule="auto"/>
        <w:ind w:firstLine="432"/>
        <w:jc w:val="both"/>
        <w:rPr>
          <w:rFonts w:ascii="Times New Roman" w:hAnsi="Times New Roman" w:cs="Times New Roman"/>
          <w:sz w:val="24"/>
          <w:szCs w:val="24"/>
          <w:lang w:val="sr-Latn-BA"/>
        </w:rPr>
      </w:pPr>
    </w:p>
    <w:p w:rsidR="002A6F63" w:rsidRPr="008E3F9A" w:rsidRDefault="002A6F63" w:rsidP="0064014E">
      <w:pPr>
        <w:spacing w:after="0" w:line="240" w:lineRule="auto"/>
        <w:ind w:firstLine="432"/>
        <w:jc w:val="both"/>
        <w:rPr>
          <w:rFonts w:ascii="Times New Roman" w:hAnsi="Times New Roman" w:cs="Times New Roman"/>
          <w:sz w:val="24"/>
          <w:szCs w:val="24"/>
        </w:rPr>
      </w:pPr>
      <w:r w:rsidRPr="008E3F9A">
        <w:rPr>
          <w:rFonts w:ascii="Times New Roman" w:hAnsi="Times New Roman" w:cs="Times New Roman"/>
          <w:sz w:val="24"/>
          <w:szCs w:val="24"/>
          <w:lang w:val="sr-Latn-BA"/>
        </w:rPr>
        <w:t>Ionic okvir omogućava kreiranje visoko interaktivnih mobilnih aplikacija koje se mogu koristiti na različitim pametnim telefonima i čitačima.</w:t>
      </w:r>
      <w:r w:rsidR="00A52328">
        <w:rPr>
          <w:rFonts w:ascii="Times New Roman" w:hAnsi="Times New Roman" w:cs="Times New Roman"/>
          <w:sz w:val="24"/>
          <w:szCs w:val="24"/>
          <w:lang w:val="sr-Latn-BA"/>
        </w:rPr>
        <w:t xml:space="preserve"> Upotrebom UI komponenti skraćuje se vrijeme razvoja</w:t>
      </w:r>
      <w:r w:rsidR="00EE3FD3">
        <w:rPr>
          <w:rFonts w:ascii="Times New Roman" w:hAnsi="Times New Roman" w:cs="Times New Roman"/>
          <w:sz w:val="24"/>
          <w:szCs w:val="24"/>
          <w:lang w:val="sr-Latn-BA"/>
        </w:rPr>
        <w:t xml:space="preserve"> aplikacija koje s</w:t>
      </w:r>
      <w:r w:rsidR="00A52328">
        <w:rPr>
          <w:rFonts w:ascii="Times New Roman" w:hAnsi="Times New Roman" w:cs="Times New Roman"/>
          <w:sz w:val="24"/>
          <w:szCs w:val="24"/>
          <w:lang w:val="sr-Latn-BA"/>
        </w:rPr>
        <w:t>e izvršavaju na različitim platformama.</w:t>
      </w:r>
      <w:r w:rsidRPr="008E3F9A">
        <w:rPr>
          <w:rFonts w:ascii="Times New Roman" w:hAnsi="Times New Roman" w:cs="Times New Roman"/>
          <w:sz w:val="24"/>
          <w:szCs w:val="24"/>
          <w:lang w:val="sr-Latn-BA"/>
        </w:rPr>
        <w:t xml:space="preserve"> </w:t>
      </w:r>
      <w:r w:rsidR="00A15C2A" w:rsidRPr="008E3F9A">
        <w:rPr>
          <w:rFonts w:ascii="Times New Roman" w:hAnsi="Times New Roman" w:cs="Times New Roman"/>
          <w:sz w:val="24"/>
          <w:szCs w:val="24"/>
          <w:lang w:val="sr-Latn-BA"/>
        </w:rPr>
        <w:t xml:space="preserve">Ionic je </w:t>
      </w:r>
      <w:r w:rsidR="00A15C2A" w:rsidRPr="008E3F9A">
        <w:rPr>
          <w:rFonts w:ascii="Times New Roman" w:hAnsi="Times New Roman" w:cs="Times New Roman"/>
          <w:i/>
          <w:sz w:val="24"/>
          <w:szCs w:val="24"/>
          <w:lang w:val="sr-Latn-BA"/>
        </w:rPr>
        <w:t>open-source framework</w:t>
      </w:r>
      <w:r w:rsidR="00A15C2A" w:rsidRPr="008E3F9A">
        <w:rPr>
          <w:rFonts w:ascii="Times New Roman" w:hAnsi="Times New Roman" w:cs="Times New Roman"/>
          <w:sz w:val="24"/>
          <w:szCs w:val="24"/>
          <w:lang w:val="sr-Latn-BA"/>
        </w:rPr>
        <w:t xml:space="preserve"> koji za razvoj aplikacija koristi </w:t>
      </w:r>
      <w:r w:rsidR="00A15C2A" w:rsidRPr="008E3F9A">
        <w:rPr>
          <w:rFonts w:ascii="Times New Roman" w:hAnsi="Times New Roman" w:cs="Times New Roman"/>
          <w:i/>
          <w:sz w:val="24"/>
          <w:szCs w:val="24"/>
          <w:lang w:val="sr-Latn-BA"/>
        </w:rPr>
        <w:t>web</w:t>
      </w:r>
      <w:r w:rsidR="00A15C2A" w:rsidRPr="008E3F9A">
        <w:rPr>
          <w:rFonts w:ascii="Times New Roman" w:hAnsi="Times New Roman" w:cs="Times New Roman"/>
          <w:sz w:val="24"/>
          <w:szCs w:val="24"/>
          <w:lang w:val="sr-Latn-BA"/>
        </w:rPr>
        <w:t xml:space="preserve"> tehnologije (</w:t>
      </w:r>
      <w:r w:rsidR="00A15C2A" w:rsidRPr="008E3F9A">
        <w:rPr>
          <w:rFonts w:ascii="Times New Roman" w:hAnsi="Times New Roman" w:cs="Times New Roman"/>
          <w:i/>
          <w:sz w:val="24"/>
          <w:szCs w:val="24"/>
          <w:lang w:val="sr-Latn-BA"/>
        </w:rPr>
        <w:t>JavaScript</w:t>
      </w:r>
      <w:r w:rsidR="00A15C2A" w:rsidRPr="008E3F9A">
        <w:rPr>
          <w:rFonts w:ascii="Times New Roman" w:hAnsi="Times New Roman" w:cs="Times New Roman"/>
          <w:sz w:val="24"/>
          <w:szCs w:val="24"/>
          <w:lang w:val="sr-Latn-BA"/>
        </w:rPr>
        <w:t xml:space="preserve">, HTML5 i CSS), pa </w:t>
      </w:r>
      <w:r w:rsidR="00A15C2A" w:rsidRPr="008E3F9A">
        <w:rPr>
          <w:rFonts w:ascii="Times New Roman" w:hAnsi="Times New Roman" w:cs="Times New Roman"/>
          <w:i/>
          <w:sz w:val="24"/>
          <w:szCs w:val="24"/>
          <w:lang w:val="sr-Latn-BA"/>
        </w:rPr>
        <w:t>web</w:t>
      </w:r>
      <w:r w:rsidR="00A15C2A" w:rsidRPr="008E3F9A">
        <w:rPr>
          <w:rFonts w:ascii="Times New Roman" w:hAnsi="Times New Roman" w:cs="Times New Roman"/>
          <w:sz w:val="24"/>
          <w:szCs w:val="24"/>
          <w:lang w:val="sr-Latn-BA"/>
        </w:rPr>
        <w:t xml:space="preserve"> programeri mogu lako </w:t>
      </w:r>
      <w:r w:rsidR="00142A34" w:rsidRPr="008E3F9A">
        <w:rPr>
          <w:rFonts w:ascii="Times New Roman" w:hAnsi="Times New Roman" w:cs="Times New Roman"/>
          <w:sz w:val="24"/>
          <w:szCs w:val="24"/>
          <w:lang w:val="sr-Latn-BA"/>
        </w:rPr>
        <w:t xml:space="preserve">i brzo </w:t>
      </w:r>
      <w:r w:rsidR="00381E84">
        <w:rPr>
          <w:rFonts w:ascii="Times New Roman" w:hAnsi="Times New Roman" w:cs="Times New Roman"/>
          <w:sz w:val="24"/>
          <w:szCs w:val="24"/>
          <w:lang w:val="sr-Latn-BA"/>
        </w:rPr>
        <w:t>da prave i mobilne aplikacije</w:t>
      </w:r>
      <w:r w:rsidR="00A15C2A" w:rsidRPr="008E3F9A">
        <w:rPr>
          <w:rFonts w:ascii="Times New Roman" w:hAnsi="Times New Roman" w:cs="Times New Roman"/>
          <w:sz w:val="24"/>
          <w:szCs w:val="24"/>
          <w:lang w:val="sr-Latn-BA"/>
        </w:rPr>
        <w:t xml:space="preserve">. Troškovi razvoja Ionic aplikacija su manji u poređenu sa razvojem nativnih aplikacija. Nedostatak je što Ionic aplikacije imaju slabije performase od nativnih, mada je u većini slučaja razlika u </w:t>
      </w:r>
      <w:r w:rsidR="00E034B0" w:rsidRPr="008E3F9A">
        <w:rPr>
          <w:rFonts w:ascii="Times New Roman" w:hAnsi="Times New Roman" w:cs="Times New Roman"/>
          <w:sz w:val="24"/>
          <w:szCs w:val="24"/>
          <w:lang w:val="sr-Latn-BA"/>
        </w:rPr>
        <w:t>efikasnosti zanemariva.</w:t>
      </w:r>
    </w:p>
    <w:p w:rsidR="000E326C" w:rsidRPr="008E3F9A" w:rsidRDefault="000E326C" w:rsidP="0064014E">
      <w:pPr>
        <w:spacing w:after="0" w:line="240" w:lineRule="auto"/>
        <w:ind w:firstLine="432"/>
        <w:jc w:val="both"/>
        <w:rPr>
          <w:rFonts w:ascii="Times New Roman" w:hAnsi="Times New Roman" w:cs="Times New Roman"/>
          <w:sz w:val="24"/>
          <w:szCs w:val="24"/>
        </w:rPr>
      </w:pPr>
    </w:p>
    <w:p w:rsidR="000E326C" w:rsidRPr="008E3F9A" w:rsidRDefault="00EB313B" w:rsidP="0064014E">
      <w:pPr>
        <w:spacing w:after="0" w:line="240" w:lineRule="auto"/>
        <w:ind w:firstLine="432"/>
        <w:jc w:val="both"/>
        <w:rPr>
          <w:rFonts w:ascii="Times New Roman" w:hAnsi="Times New Roman" w:cs="Times New Roman"/>
          <w:sz w:val="24"/>
          <w:szCs w:val="24"/>
          <w:lang w:val="sr-Latn-BA"/>
        </w:rPr>
      </w:pPr>
      <w:r w:rsidRPr="008E3F9A">
        <w:rPr>
          <w:rFonts w:ascii="Times New Roman" w:hAnsi="Times New Roman" w:cs="Times New Roman"/>
          <w:sz w:val="24"/>
          <w:szCs w:val="24"/>
        </w:rPr>
        <w:t xml:space="preserve">Dobre strane </w:t>
      </w:r>
      <w:r w:rsidRPr="008E3F9A">
        <w:rPr>
          <w:rFonts w:ascii="Times New Roman" w:hAnsi="Times New Roman" w:cs="Times New Roman"/>
          <w:i/>
          <w:sz w:val="24"/>
          <w:szCs w:val="24"/>
        </w:rPr>
        <w:t>JavaScript</w:t>
      </w:r>
      <w:r w:rsidRPr="008E3F9A">
        <w:rPr>
          <w:rFonts w:ascii="Times New Roman" w:hAnsi="Times New Roman" w:cs="Times New Roman"/>
          <w:sz w:val="24"/>
          <w:szCs w:val="24"/>
        </w:rPr>
        <w:t>-a koriste se i za razvoj serverske strane apl</w:t>
      </w:r>
      <w:r w:rsidR="00A63A0E" w:rsidRPr="008E3F9A">
        <w:rPr>
          <w:rFonts w:ascii="Times New Roman" w:hAnsi="Times New Roman" w:cs="Times New Roman"/>
          <w:sz w:val="24"/>
          <w:szCs w:val="24"/>
        </w:rPr>
        <w:t>ikacije</w:t>
      </w:r>
      <w:r w:rsidRPr="008E3F9A">
        <w:rPr>
          <w:rFonts w:ascii="Times New Roman" w:hAnsi="Times New Roman" w:cs="Times New Roman"/>
          <w:sz w:val="24"/>
          <w:szCs w:val="24"/>
        </w:rPr>
        <w:t>.</w:t>
      </w:r>
      <w:r w:rsidR="006911C2" w:rsidRPr="008E3F9A">
        <w:rPr>
          <w:rFonts w:ascii="Times New Roman" w:hAnsi="Times New Roman" w:cs="Times New Roman"/>
          <w:sz w:val="24"/>
          <w:szCs w:val="24"/>
        </w:rPr>
        <w:t xml:space="preserve"> Node.js </w:t>
      </w:r>
      <w:r w:rsidR="00F2245C" w:rsidRPr="008E3F9A">
        <w:rPr>
          <w:rFonts w:ascii="Times New Roman" w:hAnsi="Times New Roman" w:cs="Times New Roman"/>
          <w:sz w:val="24"/>
          <w:szCs w:val="24"/>
        </w:rPr>
        <w:t xml:space="preserve">koristi </w:t>
      </w:r>
      <w:r w:rsidR="00F2245C" w:rsidRPr="008E3F9A">
        <w:rPr>
          <w:rFonts w:ascii="Times New Roman" w:hAnsi="Times New Roman" w:cs="Times New Roman"/>
          <w:i/>
          <w:sz w:val="24"/>
          <w:szCs w:val="24"/>
        </w:rPr>
        <w:t>event-driven</w:t>
      </w:r>
      <w:r w:rsidR="00F2245C" w:rsidRPr="008E3F9A">
        <w:rPr>
          <w:rFonts w:ascii="Times New Roman" w:hAnsi="Times New Roman" w:cs="Times New Roman"/>
          <w:sz w:val="24"/>
          <w:szCs w:val="24"/>
        </w:rPr>
        <w:t xml:space="preserve"> mehanizam koji ne blokira I/O operacije i čini server veoma skalabilnim. </w:t>
      </w:r>
      <w:r w:rsidR="00A63A0E" w:rsidRPr="008E3F9A">
        <w:rPr>
          <w:rFonts w:ascii="Times New Roman" w:hAnsi="Times New Roman" w:cs="Times New Roman"/>
          <w:sz w:val="24"/>
          <w:szCs w:val="24"/>
        </w:rPr>
        <w:t xml:space="preserve">To je jedna od ključnih prednosti Node.js. </w:t>
      </w:r>
      <w:r w:rsidR="006B3927" w:rsidRPr="008E3F9A">
        <w:rPr>
          <w:rFonts w:ascii="Times New Roman" w:hAnsi="Times New Roman" w:cs="Times New Roman"/>
          <w:sz w:val="24"/>
          <w:szCs w:val="24"/>
        </w:rPr>
        <w:t xml:space="preserve">Node.js je izgrađen na </w:t>
      </w:r>
      <w:r w:rsidR="006B3927" w:rsidRPr="008E3F9A">
        <w:rPr>
          <w:rFonts w:ascii="Times New Roman" w:hAnsi="Times New Roman" w:cs="Times New Roman"/>
          <w:i/>
          <w:sz w:val="24"/>
          <w:szCs w:val="24"/>
        </w:rPr>
        <w:t>Chrome</w:t>
      </w:r>
      <w:r w:rsidR="006B3927" w:rsidRPr="008E3F9A">
        <w:rPr>
          <w:rFonts w:ascii="Times New Roman" w:hAnsi="Times New Roman" w:cs="Times New Roman"/>
          <w:sz w:val="24"/>
          <w:szCs w:val="24"/>
        </w:rPr>
        <w:t xml:space="preserve">-ovoj V8 </w:t>
      </w:r>
      <w:r w:rsidR="006B3927" w:rsidRPr="008E3F9A">
        <w:rPr>
          <w:rFonts w:ascii="Times New Roman" w:hAnsi="Times New Roman" w:cs="Times New Roman"/>
          <w:i/>
          <w:sz w:val="24"/>
          <w:szCs w:val="24"/>
        </w:rPr>
        <w:t>JavaScript</w:t>
      </w:r>
      <w:r w:rsidR="006B3927" w:rsidRPr="008E3F9A">
        <w:rPr>
          <w:rFonts w:ascii="Times New Roman" w:hAnsi="Times New Roman" w:cs="Times New Roman"/>
          <w:sz w:val="24"/>
          <w:szCs w:val="24"/>
        </w:rPr>
        <w:t xml:space="preserve"> mašini (eng. </w:t>
      </w:r>
      <w:r w:rsidR="006B3927" w:rsidRPr="008E3F9A">
        <w:rPr>
          <w:rFonts w:ascii="Times New Roman" w:hAnsi="Times New Roman" w:cs="Times New Roman"/>
          <w:i/>
          <w:sz w:val="24"/>
          <w:szCs w:val="24"/>
        </w:rPr>
        <w:t>Chrome</w:t>
      </w:r>
      <w:r w:rsidR="00FD3573" w:rsidRPr="008E3F9A">
        <w:rPr>
          <w:rFonts w:ascii="Times New Roman" w:hAnsi="Times New Roman" w:cs="Times New Roman"/>
          <w:i/>
          <w:sz w:val="24"/>
          <w:szCs w:val="24"/>
        </w:rPr>
        <w:t>’s V8 JavaScript engine</w:t>
      </w:r>
      <w:r w:rsidR="00FD3573" w:rsidRPr="008E3F9A">
        <w:rPr>
          <w:rStyle w:val="FootnoteReference"/>
          <w:rFonts w:ascii="Times New Roman" w:hAnsi="Times New Roman" w:cs="Times New Roman"/>
          <w:i/>
          <w:sz w:val="24"/>
          <w:szCs w:val="24"/>
        </w:rPr>
        <w:footnoteReference w:id="12"/>
      </w:r>
      <w:r w:rsidR="006B3927" w:rsidRPr="008E3F9A">
        <w:rPr>
          <w:rFonts w:ascii="Times New Roman" w:hAnsi="Times New Roman" w:cs="Times New Roman"/>
          <w:sz w:val="24"/>
          <w:szCs w:val="24"/>
        </w:rPr>
        <w:t>)</w:t>
      </w:r>
      <w:r w:rsidR="00FD3573" w:rsidRPr="008E3F9A">
        <w:rPr>
          <w:rFonts w:ascii="Times New Roman" w:hAnsi="Times New Roman" w:cs="Times New Roman"/>
          <w:sz w:val="24"/>
          <w:szCs w:val="24"/>
        </w:rPr>
        <w:t>, pa je veoma brz u izvršavanju koda.</w:t>
      </w:r>
      <w:r w:rsidR="00490A07" w:rsidRPr="008E3F9A">
        <w:rPr>
          <w:rFonts w:ascii="Times New Roman" w:hAnsi="Times New Roman" w:cs="Times New Roman"/>
          <w:sz w:val="24"/>
          <w:szCs w:val="24"/>
        </w:rPr>
        <w:t xml:space="preserve"> Aplikacije napisane u Node.js-u se brzo izvršavaju i imaju visoku skalabilnost.</w:t>
      </w:r>
      <w:r w:rsidR="00FD3573" w:rsidRPr="008E3F9A">
        <w:rPr>
          <w:rFonts w:ascii="Times New Roman" w:hAnsi="Times New Roman" w:cs="Times New Roman"/>
          <w:sz w:val="24"/>
          <w:szCs w:val="24"/>
          <w:lang w:val="sr-Latn-BA"/>
        </w:rPr>
        <w:t xml:space="preserve"> </w:t>
      </w:r>
    </w:p>
    <w:p w:rsidR="00D5160F" w:rsidRPr="008E3F9A" w:rsidRDefault="00D5160F" w:rsidP="0064014E">
      <w:pPr>
        <w:spacing w:after="0" w:line="240" w:lineRule="auto"/>
        <w:ind w:firstLine="432"/>
        <w:jc w:val="both"/>
        <w:rPr>
          <w:rFonts w:ascii="Times New Roman" w:hAnsi="Times New Roman" w:cs="Times New Roman"/>
          <w:sz w:val="24"/>
          <w:szCs w:val="24"/>
        </w:rPr>
      </w:pPr>
    </w:p>
    <w:p w:rsidR="00F54219" w:rsidRPr="008E3F9A" w:rsidRDefault="008E3F9A" w:rsidP="0064014E">
      <w:pPr>
        <w:spacing w:after="0" w:line="240" w:lineRule="auto"/>
        <w:ind w:firstLine="432"/>
        <w:jc w:val="both"/>
        <w:rPr>
          <w:rFonts w:ascii="Times New Roman" w:hAnsi="Times New Roman" w:cs="Times New Roman"/>
          <w:sz w:val="24"/>
          <w:szCs w:val="24"/>
          <w:lang w:val="sr-Latn-BA"/>
        </w:rPr>
      </w:pPr>
      <w:r>
        <w:rPr>
          <w:rFonts w:ascii="Times New Roman" w:hAnsi="Times New Roman" w:cs="Times New Roman"/>
          <w:sz w:val="24"/>
          <w:szCs w:val="24"/>
          <w:lang w:val="sr-Latn-BA"/>
        </w:rPr>
        <w:t>Sve dobre osobine opisanih tehnologija doprinijele su da r</w:t>
      </w:r>
      <w:r w:rsidR="00F16AF9" w:rsidRPr="008E3F9A">
        <w:rPr>
          <w:rFonts w:ascii="Times New Roman" w:hAnsi="Times New Roman" w:cs="Times New Roman"/>
          <w:sz w:val="24"/>
          <w:szCs w:val="24"/>
          <w:lang w:val="sr-Latn-BA"/>
        </w:rPr>
        <w:t>ealizovane</w:t>
      </w:r>
      <w:r w:rsidR="00A20D00" w:rsidRPr="008E3F9A">
        <w:rPr>
          <w:rFonts w:ascii="Times New Roman" w:hAnsi="Times New Roman" w:cs="Times New Roman"/>
          <w:sz w:val="24"/>
          <w:szCs w:val="24"/>
          <w:lang w:val="sr-Latn-BA"/>
        </w:rPr>
        <w:t xml:space="preserve"> </w:t>
      </w:r>
      <w:r w:rsidR="00F16AF9" w:rsidRPr="008E3F9A">
        <w:rPr>
          <w:rFonts w:ascii="Times New Roman" w:hAnsi="Times New Roman" w:cs="Times New Roman"/>
          <w:sz w:val="24"/>
          <w:szCs w:val="24"/>
          <w:lang w:val="sr-Latn-BA"/>
        </w:rPr>
        <w:t>aplikacije</w:t>
      </w:r>
      <w:r w:rsidR="00A20D00" w:rsidRPr="008E3F9A">
        <w:rPr>
          <w:rFonts w:ascii="Times New Roman" w:hAnsi="Times New Roman" w:cs="Times New Roman"/>
          <w:sz w:val="24"/>
          <w:szCs w:val="24"/>
          <w:lang w:val="sr-Latn-BA"/>
        </w:rPr>
        <w:t xml:space="preserve"> za naručivanj</w:t>
      </w:r>
      <w:r w:rsidR="00F16AF9" w:rsidRPr="008E3F9A">
        <w:rPr>
          <w:rFonts w:ascii="Times New Roman" w:hAnsi="Times New Roman" w:cs="Times New Roman"/>
          <w:sz w:val="24"/>
          <w:szCs w:val="24"/>
          <w:lang w:val="sr-Latn-BA"/>
        </w:rPr>
        <w:t>e hrane</w:t>
      </w:r>
      <w:r>
        <w:rPr>
          <w:rFonts w:ascii="Times New Roman" w:hAnsi="Times New Roman" w:cs="Times New Roman"/>
          <w:sz w:val="24"/>
          <w:szCs w:val="24"/>
          <w:lang w:val="sr-Latn-BA"/>
        </w:rPr>
        <w:t xml:space="preserve"> budu funkcionalne</w:t>
      </w:r>
      <w:r w:rsidR="00F16AF9" w:rsidRPr="008E3F9A">
        <w:rPr>
          <w:rFonts w:ascii="Times New Roman" w:hAnsi="Times New Roman" w:cs="Times New Roman"/>
          <w:sz w:val="24"/>
          <w:szCs w:val="24"/>
          <w:lang w:val="sr-Latn-BA"/>
        </w:rPr>
        <w:t>,</w:t>
      </w:r>
      <w:r>
        <w:rPr>
          <w:rFonts w:ascii="Times New Roman" w:hAnsi="Times New Roman" w:cs="Times New Roman"/>
          <w:sz w:val="24"/>
          <w:szCs w:val="24"/>
          <w:lang w:val="sr-Latn-BA"/>
        </w:rPr>
        <w:t xml:space="preserve"> brze, skalabilne,</w:t>
      </w:r>
      <w:r w:rsidR="00F16AF9" w:rsidRPr="008E3F9A">
        <w:rPr>
          <w:rFonts w:ascii="Times New Roman" w:hAnsi="Times New Roman" w:cs="Times New Roman"/>
          <w:sz w:val="24"/>
          <w:szCs w:val="24"/>
          <w:lang w:val="sr-Latn-BA"/>
        </w:rPr>
        <w:t xml:space="preserve"> jednostavne i intuitivne</w:t>
      </w:r>
      <w:r w:rsidR="00A20D00" w:rsidRPr="008E3F9A">
        <w:rPr>
          <w:rFonts w:ascii="Times New Roman" w:hAnsi="Times New Roman" w:cs="Times New Roman"/>
          <w:sz w:val="24"/>
          <w:szCs w:val="24"/>
          <w:lang w:val="sr-Latn-BA"/>
        </w:rPr>
        <w:t xml:space="preserve"> za korištenje. </w:t>
      </w:r>
      <w:r w:rsidR="00A20D00" w:rsidRPr="008E3F9A">
        <w:rPr>
          <w:rFonts w:ascii="Times New Roman" w:hAnsi="Times New Roman" w:cs="Times New Roman"/>
          <w:sz w:val="24"/>
          <w:szCs w:val="24"/>
          <w:lang w:val="sr-Latn-BA"/>
        </w:rPr>
        <w:lastRenderedPageBreak/>
        <w:t>Postoje razne mogućnosti njene nadogradnje koristeći već realizovane module, što je velika prednost opisanih tehnologija.</w:t>
      </w:r>
    </w:p>
    <w:p w:rsidR="00A20D00" w:rsidRDefault="00A20D00" w:rsidP="0064014E">
      <w:pPr>
        <w:spacing w:after="0" w:line="240" w:lineRule="auto"/>
        <w:ind w:firstLine="432"/>
        <w:jc w:val="both"/>
        <w:rPr>
          <w:rFonts w:ascii="Times New Roman" w:hAnsi="Times New Roman" w:cs="Times New Roman"/>
          <w:sz w:val="24"/>
          <w:szCs w:val="24"/>
          <w:lang w:val="sr-Latn-BA"/>
        </w:rPr>
      </w:pPr>
    </w:p>
    <w:p w:rsidR="00A20D00" w:rsidRPr="00A91F4B" w:rsidRDefault="00A20D00" w:rsidP="0064014E">
      <w:pPr>
        <w:spacing w:after="0" w:line="240" w:lineRule="auto"/>
        <w:ind w:firstLine="432"/>
        <w:jc w:val="both"/>
        <w:rPr>
          <w:rFonts w:ascii="Times New Roman" w:hAnsi="Times New Roman" w:cs="Times New Roman"/>
          <w:sz w:val="24"/>
          <w:szCs w:val="24"/>
          <w:lang w:val="sr-Latn-BA"/>
        </w:rPr>
      </w:pPr>
      <w:r>
        <w:rPr>
          <w:rFonts w:ascii="Times New Roman" w:hAnsi="Times New Roman" w:cs="Times New Roman"/>
          <w:sz w:val="24"/>
          <w:szCs w:val="24"/>
          <w:lang w:val="sr-Latn-BA"/>
        </w:rPr>
        <w:t xml:space="preserve">Popularnost </w:t>
      </w:r>
      <w:r w:rsidRPr="002D3590">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aplikacija u stalnom je porastu i sve veći dio ljudske populacije se oslanja na nove tehnologije u svakodnevnom životu i radu. U početku su se </w:t>
      </w:r>
      <w:r w:rsidRPr="000531A4">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aplikacije razvijale za potrebe marketinga, a sada zbog svojih prednosti, sve više za poslovne svrhe. Samim tim i tehnologije koje su opisane u ovom radu za realizaciju </w:t>
      </w:r>
      <w:r w:rsidRPr="000531A4">
        <w:rPr>
          <w:rFonts w:ascii="Times New Roman" w:hAnsi="Times New Roman" w:cs="Times New Roman"/>
          <w:i/>
          <w:sz w:val="24"/>
          <w:szCs w:val="24"/>
          <w:lang w:val="sr-Latn-BA"/>
        </w:rPr>
        <w:t>web</w:t>
      </w:r>
      <w:r>
        <w:rPr>
          <w:rFonts w:ascii="Times New Roman" w:hAnsi="Times New Roman" w:cs="Times New Roman"/>
          <w:sz w:val="24"/>
          <w:szCs w:val="24"/>
          <w:lang w:val="sr-Latn-BA"/>
        </w:rPr>
        <w:t xml:space="preserve"> aplikacija će se sve više koristiti i unapređivati.</w:t>
      </w:r>
    </w:p>
    <w:p w:rsidR="00A20D00" w:rsidRPr="00C47A3F" w:rsidRDefault="00A20D00" w:rsidP="0064014E">
      <w:pPr>
        <w:spacing w:after="0" w:line="240" w:lineRule="auto"/>
        <w:jc w:val="both"/>
        <w:rPr>
          <w:rFonts w:ascii="Times New Roman" w:hAnsi="Times New Roman" w:cs="Times New Roman"/>
          <w:sz w:val="24"/>
          <w:szCs w:val="24"/>
        </w:rPr>
      </w:pPr>
    </w:p>
    <w:p w:rsidR="00A20D00" w:rsidRPr="003F6E84" w:rsidRDefault="00A20D00" w:rsidP="00A20D00">
      <w:pPr>
        <w:jc w:val="both"/>
        <w:rPr>
          <w:rFonts w:ascii="Times New Roman" w:hAnsi="Times New Roman" w:cs="Times New Roman"/>
          <w:sz w:val="24"/>
          <w:szCs w:val="24"/>
        </w:rPr>
      </w:pPr>
    </w:p>
    <w:p w:rsidR="00A20D00" w:rsidRPr="007F4F6A" w:rsidRDefault="00A20D00" w:rsidP="00A20D00">
      <w:pPr>
        <w:jc w:val="both"/>
        <w:rPr>
          <w:rFonts w:ascii="Times New Roman" w:hAnsi="Times New Roman" w:cs="Times New Roman"/>
          <w:sz w:val="24"/>
          <w:szCs w:val="24"/>
        </w:rPr>
      </w:pPr>
      <w:r>
        <w:rPr>
          <w:rFonts w:ascii="Times New Roman" w:hAnsi="Times New Roman" w:cs="Times New Roman"/>
          <w:sz w:val="24"/>
          <w:szCs w:val="24"/>
          <w:lang w:val="sr-Latn-BA"/>
        </w:rPr>
        <w:tab/>
      </w:r>
    </w:p>
    <w:p w:rsidR="00A20D00" w:rsidRDefault="00A20D00" w:rsidP="00A20D00">
      <w:pPr>
        <w:ind w:firstLine="576"/>
        <w:jc w:val="both"/>
        <w:rPr>
          <w:rFonts w:ascii="Times New Roman" w:hAnsi="Times New Roman" w:cs="Times New Roman"/>
          <w:sz w:val="24"/>
          <w:szCs w:val="24"/>
          <w:lang w:val="sr-Latn-BA"/>
        </w:rPr>
      </w:pPr>
    </w:p>
    <w:p w:rsidR="00A20D00" w:rsidRDefault="00A20D00" w:rsidP="00A20D00">
      <w:pPr>
        <w:ind w:firstLine="576"/>
        <w:jc w:val="both"/>
        <w:rPr>
          <w:rFonts w:ascii="Times New Roman" w:hAnsi="Times New Roman" w:cs="Times New Roman"/>
          <w:sz w:val="24"/>
          <w:szCs w:val="24"/>
          <w:lang w:val="sr-Latn-BA"/>
        </w:rPr>
      </w:pPr>
    </w:p>
    <w:p w:rsidR="00A20D00" w:rsidRDefault="00A20D00"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414B3B" w:rsidRDefault="00414B3B" w:rsidP="00A20D00">
      <w:pPr>
        <w:ind w:firstLine="576"/>
        <w:jc w:val="both"/>
        <w:rPr>
          <w:rFonts w:ascii="Times New Roman" w:hAnsi="Times New Roman" w:cs="Times New Roman"/>
          <w:sz w:val="24"/>
          <w:szCs w:val="24"/>
          <w:lang w:val="sr-Latn-BA"/>
        </w:rPr>
      </w:pPr>
    </w:p>
    <w:p w:rsidR="001A4559" w:rsidRDefault="001A4559" w:rsidP="009C7D34">
      <w:pPr>
        <w:jc w:val="both"/>
        <w:rPr>
          <w:rFonts w:ascii="Times New Roman" w:hAnsi="Times New Roman" w:cs="Times New Roman"/>
          <w:sz w:val="24"/>
          <w:szCs w:val="24"/>
          <w:lang w:val="sr-Latn-BA"/>
        </w:rPr>
      </w:pPr>
    </w:p>
    <w:p w:rsidR="00414B3B" w:rsidRDefault="00876873" w:rsidP="00414B3B">
      <w:pPr>
        <w:pStyle w:val="Bibliography"/>
        <w:rPr>
          <w:noProof/>
          <w:vanish/>
        </w:rPr>
      </w:pPr>
      <w:r>
        <w:rPr>
          <w:rFonts w:ascii="Times New Roman" w:hAnsi="Times New Roman" w:cs="Times New Roman"/>
          <w:sz w:val="40"/>
          <w:szCs w:val="40"/>
          <w:lang w:val="sr-Latn-BA"/>
        </w:rPr>
        <w:lastRenderedPageBreak/>
        <w:fldChar w:fldCharType="begin"/>
      </w:r>
      <w:r w:rsidR="00A20D00" w:rsidRPr="00051E4B">
        <w:rPr>
          <w:rFonts w:ascii="Times New Roman" w:hAnsi="Times New Roman" w:cs="Times New Roman"/>
          <w:sz w:val="40"/>
          <w:szCs w:val="40"/>
          <w:lang w:val="sr-Latn-BA"/>
        </w:rPr>
        <w:instrText xml:space="preserve"> BIBLIOGRAPHY  \l 6170 </w:instrText>
      </w:r>
      <w:r>
        <w:rPr>
          <w:rFonts w:ascii="Times New Roman" w:hAnsi="Times New Roman" w:cs="Times New Roman"/>
          <w:sz w:val="40"/>
          <w:szCs w:val="40"/>
          <w:lang w:val="sr-Latn-BA"/>
        </w:rPr>
        <w:fldChar w:fldCharType="separate"/>
      </w:r>
      <w:r w:rsidR="00414B3B">
        <w:rPr>
          <w:noProof/>
          <w:vanish/>
        </w:rPr>
        <w:t>x</w:t>
      </w:r>
    </w:p>
    <w:p w:rsidR="001A4559" w:rsidRPr="001A4559" w:rsidRDefault="001A4559" w:rsidP="001A4559">
      <w:pPr>
        <w:pStyle w:val="Heading1"/>
        <w:numPr>
          <w:ilvl w:val="0"/>
          <w:numId w:val="0"/>
        </w:numPr>
        <w:rPr>
          <w:rFonts w:ascii="Times New Roman" w:hAnsi="Times New Roman" w:cs="Times New Roman"/>
        </w:rPr>
      </w:pPr>
      <w:bookmarkStart w:id="32" w:name="_Toc9960927"/>
      <w:r>
        <w:t>Literatura</w:t>
      </w:r>
      <w:bookmarkEnd w:id="32"/>
      <w: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4"/>
      </w:tblGrid>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3" w:name="Int19"/>
            <w:r w:rsidRPr="001A4559">
              <w:rPr>
                <w:rFonts w:ascii="Times New Roman" w:hAnsi="Times New Roman" w:cs="Times New Roman"/>
                <w:noProof/>
                <w:sz w:val="24"/>
                <w:szCs w:val="24"/>
              </w:rPr>
              <w:t>[1]</w:t>
            </w:r>
            <w:bookmarkEnd w:id="33"/>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Introduction to HTML. [Na mreži], </w:t>
            </w:r>
            <w:hyperlink r:id="rId25" w:history="1">
              <w:r w:rsidRPr="001A4559">
                <w:rPr>
                  <w:rStyle w:val="Hyperlink"/>
                  <w:rFonts w:ascii="Times New Roman" w:hAnsi="Times New Roman" w:cs="Times New Roman"/>
                  <w:noProof/>
                  <w:sz w:val="24"/>
                  <w:szCs w:val="24"/>
                </w:rPr>
                <w:t>https://developer.mozilla.org/en-US/docs/Learn/HTML/Introduction_to_HTML</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4" w:name="ETi"/>
            <w:r w:rsidRPr="001A4559">
              <w:rPr>
                <w:rFonts w:ascii="Times New Roman" w:hAnsi="Times New Roman" w:cs="Times New Roman"/>
                <w:noProof/>
                <w:sz w:val="24"/>
                <w:szCs w:val="24"/>
              </w:rPr>
              <w:t>[2]</w:t>
            </w:r>
            <w:bookmarkEnd w:id="34"/>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E. Tittel, J. Noble, </w:t>
            </w:r>
            <w:r w:rsidRPr="001A4559">
              <w:rPr>
                <w:rFonts w:ascii="Times New Roman" w:hAnsi="Times New Roman" w:cs="Times New Roman"/>
                <w:i/>
                <w:iCs/>
                <w:noProof/>
                <w:sz w:val="24"/>
                <w:szCs w:val="24"/>
              </w:rPr>
              <w:t>HTML, XHTML and CSS for Dummies</w:t>
            </w:r>
            <w:r w:rsidRPr="001A4559">
              <w:rPr>
                <w:rFonts w:ascii="Times New Roman" w:hAnsi="Times New Roman" w:cs="Times New Roman"/>
                <w:noProof/>
                <w:sz w:val="24"/>
                <w:szCs w:val="24"/>
              </w:rPr>
              <w:t>.: Wiley Publishing Inc., Indianapolis 2011.</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5" w:name="KFö"/>
            <w:r w:rsidRPr="001A4559">
              <w:rPr>
                <w:rFonts w:ascii="Times New Roman" w:hAnsi="Times New Roman" w:cs="Times New Roman"/>
                <w:noProof/>
                <w:sz w:val="24"/>
                <w:szCs w:val="24"/>
              </w:rPr>
              <w:t>[3]</w:t>
            </w:r>
            <w:bookmarkEnd w:id="35"/>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B. Öggl K. Förster, </w:t>
            </w:r>
            <w:r w:rsidRPr="001A4559">
              <w:rPr>
                <w:rFonts w:ascii="Times New Roman" w:hAnsi="Times New Roman" w:cs="Times New Roman"/>
                <w:i/>
                <w:iCs/>
                <w:noProof/>
                <w:sz w:val="24"/>
                <w:szCs w:val="24"/>
              </w:rPr>
              <w:t>HTML5 Guidelines for Developers</w:t>
            </w:r>
            <w:r w:rsidRPr="001A4559">
              <w:rPr>
                <w:rFonts w:ascii="Times New Roman" w:hAnsi="Times New Roman" w:cs="Times New Roman"/>
                <w:noProof/>
                <w:sz w:val="24"/>
                <w:szCs w:val="24"/>
              </w:rPr>
              <w:t>.: Pearson Education, Inc. 2011.</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6" w:name="19Fe"/>
            <w:r w:rsidRPr="001A4559">
              <w:rPr>
                <w:rFonts w:ascii="Times New Roman" w:hAnsi="Times New Roman" w:cs="Times New Roman"/>
                <w:noProof/>
                <w:sz w:val="24"/>
                <w:szCs w:val="24"/>
              </w:rPr>
              <w:t>[4]</w:t>
            </w:r>
            <w:bookmarkEnd w:id="36"/>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Geolocation API. [Na mreži], </w:t>
            </w:r>
            <w:hyperlink r:id="rId26" w:history="1">
              <w:r w:rsidRPr="001A4559">
                <w:rPr>
                  <w:rStyle w:val="Hyperlink"/>
                  <w:rFonts w:ascii="Times New Roman" w:hAnsi="Times New Roman" w:cs="Times New Roman"/>
                  <w:noProof/>
                  <w:sz w:val="24"/>
                  <w:szCs w:val="24"/>
                </w:rPr>
                <w:t>https://developer.mozilla.org/en-US/docs/Web/API/Geolocation_API</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7" w:name="PLu11"/>
            <w:r w:rsidRPr="001A4559">
              <w:rPr>
                <w:rFonts w:ascii="Times New Roman" w:hAnsi="Times New Roman" w:cs="Times New Roman"/>
                <w:noProof/>
                <w:sz w:val="24"/>
                <w:szCs w:val="24"/>
              </w:rPr>
              <w:t>[5]</w:t>
            </w:r>
            <w:bookmarkEnd w:id="37"/>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B. Albers, F. Salim P. Lubbers, </w:t>
            </w:r>
            <w:r w:rsidRPr="001A4559">
              <w:rPr>
                <w:rFonts w:ascii="Times New Roman" w:hAnsi="Times New Roman" w:cs="Times New Roman"/>
                <w:i/>
                <w:iCs/>
                <w:noProof/>
                <w:sz w:val="24"/>
                <w:szCs w:val="24"/>
              </w:rPr>
              <w:t>Pro HTML5 Programming</w:t>
            </w:r>
            <w:r w:rsidRPr="001A4559">
              <w:rPr>
                <w:rFonts w:ascii="Times New Roman" w:hAnsi="Times New Roman" w:cs="Times New Roman"/>
                <w:noProof/>
                <w:sz w:val="24"/>
                <w:szCs w:val="24"/>
              </w:rPr>
              <w:t>.: Paul Manning, New York, Apress, 2011.</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[6]</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27" w:history="1">
              <w:r w:rsidRPr="001A4559">
                <w:rPr>
                  <w:rStyle w:val="Hyperlink"/>
                  <w:rFonts w:ascii="Times New Roman" w:hAnsi="Times New Roman" w:cs="Times New Roman"/>
                  <w:noProof/>
                  <w:sz w:val="24"/>
                  <w:szCs w:val="24"/>
                </w:rPr>
                <w:t>https://developer.mozilla.org/en-US/docs/Web/API/Web_Workers_API/Using_web_workers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8" w:name="MDN191"/>
            <w:r w:rsidRPr="001A4559">
              <w:rPr>
                <w:rFonts w:ascii="Times New Roman" w:hAnsi="Times New Roman" w:cs="Times New Roman"/>
                <w:noProof/>
                <w:sz w:val="24"/>
                <w:szCs w:val="24"/>
              </w:rPr>
              <w:t>[7]</w:t>
            </w:r>
            <w:bookmarkEnd w:id="38"/>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28" w:history="1">
              <w:r w:rsidRPr="001A4559">
                <w:rPr>
                  <w:rStyle w:val="Hyperlink"/>
                  <w:rFonts w:ascii="Times New Roman" w:hAnsi="Times New Roman" w:cs="Times New Roman"/>
                  <w:noProof/>
                  <w:sz w:val="24"/>
                  <w:szCs w:val="24"/>
                </w:rPr>
                <w:t>https://developer.mozilla.org/en-US/docs/Web/HTML/Global_attributes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39" w:name="MDN19"/>
            <w:r w:rsidRPr="001A4559">
              <w:rPr>
                <w:rFonts w:ascii="Times New Roman" w:hAnsi="Times New Roman" w:cs="Times New Roman"/>
                <w:noProof/>
                <w:sz w:val="24"/>
                <w:szCs w:val="24"/>
              </w:rPr>
              <w:t>[8]</w:t>
            </w:r>
            <w:bookmarkEnd w:id="39"/>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29" w:history="1">
              <w:r w:rsidRPr="001A4559">
                <w:rPr>
                  <w:rStyle w:val="Hyperlink"/>
                  <w:rFonts w:ascii="Times New Roman" w:hAnsi="Times New Roman" w:cs="Times New Roman"/>
                  <w:noProof/>
                  <w:sz w:val="24"/>
                  <w:szCs w:val="24"/>
                </w:rPr>
                <w:t>https://developer.mozilla.org/en-US/docs/Web/HTML/Microdata</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0" w:name="W3C19"/>
            <w:r w:rsidRPr="001A4559">
              <w:rPr>
                <w:rFonts w:ascii="Times New Roman" w:hAnsi="Times New Roman" w:cs="Times New Roman"/>
                <w:noProof/>
                <w:sz w:val="24"/>
                <w:szCs w:val="24"/>
              </w:rPr>
              <w:t>[9]</w:t>
            </w:r>
            <w:bookmarkEnd w:id="40"/>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W3C Schools. [Na mreži], </w:t>
            </w:r>
            <w:hyperlink r:id="rId30" w:history="1">
              <w:r w:rsidRPr="001A4559">
                <w:rPr>
                  <w:rStyle w:val="Hyperlink"/>
                  <w:rFonts w:ascii="Times New Roman" w:hAnsi="Times New Roman" w:cs="Times New Roman"/>
                  <w:noProof/>
                  <w:sz w:val="24"/>
                  <w:szCs w:val="24"/>
                </w:rPr>
                <w:t>https://www.w3schools.com/css/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1" w:name="MDN193"/>
            <w:r w:rsidRPr="001A4559">
              <w:rPr>
                <w:rFonts w:ascii="Times New Roman" w:hAnsi="Times New Roman" w:cs="Times New Roman"/>
                <w:noProof/>
                <w:sz w:val="24"/>
                <w:szCs w:val="24"/>
              </w:rPr>
              <w:t>[10]</w:t>
            </w:r>
            <w:bookmarkEnd w:id="41"/>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31" w:history="1">
              <w:r w:rsidRPr="001A4559">
                <w:rPr>
                  <w:rStyle w:val="Hyperlink"/>
                  <w:rFonts w:ascii="Times New Roman" w:hAnsi="Times New Roman" w:cs="Times New Roman"/>
                  <w:noProof/>
                  <w:sz w:val="24"/>
                  <w:szCs w:val="24"/>
                </w:rPr>
                <w:t>https://developer.mozilla.org/en-US/docs/Web/CSS/CSS3</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2" w:name="MDN194"/>
            <w:r w:rsidRPr="001A4559">
              <w:rPr>
                <w:rFonts w:ascii="Times New Roman" w:hAnsi="Times New Roman" w:cs="Times New Roman"/>
                <w:noProof/>
                <w:sz w:val="24"/>
                <w:szCs w:val="24"/>
              </w:rPr>
              <w:t>[11]</w:t>
            </w:r>
            <w:bookmarkEnd w:id="42"/>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32" w:history="1">
              <w:r w:rsidRPr="001A4559">
                <w:rPr>
                  <w:rStyle w:val="Hyperlink"/>
                  <w:rFonts w:ascii="Times New Roman" w:hAnsi="Times New Roman" w:cs="Times New Roman"/>
                  <w:noProof/>
                  <w:sz w:val="24"/>
                  <w:szCs w:val="24"/>
                </w:rPr>
                <w:t>https://developer.mozilla.org/en-US/docs/Web/JavaScript/About_JavaScript</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3" w:name="DFl11"/>
            <w:r w:rsidRPr="001A4559">
              <w:rPr>
                <w:rFonts w:ascii="Times New Roman" w:hAnsi="Times New Roman" w:cs="Times New Roman"/>
                <w:noProof/>
                <w:sz w:val="24"/>
                <w:szCs w:val="24"/>
              </w:rPr>
              <w:t>[12]</w:t>
            </w:r>
            <w:bookmarkEnd w:id="43"/>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D. Flanagan, </w:t>
            </w:r>
            <w:r w:rsidRPr="001A4559">
              <w:rPr>
                <w:rFonts w:ascii="Times New Roman" w:hAnsi="Times New Roman" w:cs="Times New Roman"/>
                <w:i/>
                <w:iCs/>
                <w:noProof/>
                <w:sz w:val="24"/>
                <w:szCs w:val="24"/>
              </w:rPr>
              <w:t>JavaScript: The Definitive Guide</w:t>
            </w:r>
            <w:r w:rsidRPr="001A4559">
              <w:rPr>
                <w:rFonts w:ascii="Times New Roman" w:hAnsi="Times New Roman" w:cs="Times New Roman"/>
                <w:noProof/>
                <w:sz w:val="24"/>
                <w:szCs w:val="24"/>
              </w:rPr>
              <w:t>.: O’Reilly Media, Sebastopol, 2011.</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[13]</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dosc. [Na mreži], </w:t>
            </w:r>
            <w:hyperlink r:id="rId33" w:history="1">
              <w:r w:rsidRPr="001A4559">
                <w:rPr>
                  <w:rStyle w:val="Hyperlink"/>
                  <w:rFonts w:ascii="Times New Roman" w:hAnsi="Times New Roman" w:cs="Times New Roman"/>
                  <w:noProof/>
                  <w:sz w:val="24"/>
                  <w:szCs w:val="24"/>
                </w:rPr>
                <w:t>https://developer.mozilla.org/en-US/docs/Web/JavaScript/Reference/Functions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[14]</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W3C Schools. [Na mreži], </w:t>
            </w:r>
            <w:hyperlink r:id="rId34" w:history="1">
              <w:r w:rsidRPr="001A4559">
                <w:rPr>
                  <w:rStyle w:val="Hyperlink"/>
                  <w:rFonts w:ascii="Times New Roman" w:hAnsi="Times New Roman" w:cs="Times New Roman"/>
                  <w:noProof/>
                  <w:sz w:val="24"/>
                  <w:szCs w:val="24"/>
                </w:rPr>
                <w:t>https://www.w3schools.com/js/js_events.asp</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[15]</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35" w:history="1">
              <w:r w:rsidRPr="001A4559">
                <w:rPr>
                  <w:rStyle w:val="Hyperlink"/>
                  <w:rFonts w:ascii="Times New Roman" w:hAnsi="Times New Roman" w:cs="Times New Roman"/>
                  <w:noProof/>
                  <w:sz w:val="24"/>
                  <w:szCs w:val="24"/>
                </w:rPr>
                <w:t>https://developer.mozilla.org/en-US/docs/Glossary/Callback_function</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[16]</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36" w:history="1">
              <w:r w:rsidRPr="001A4559">
                <w:rPr>
                  <w:rStyle w:val="Hyperlink"/>
                  <w:rFonts w:ascii="Times New Roman" w:hAnsi="Times New Roman" w:cs="Times New Roman"/>
                  <w:noProof/>
                  <w:sz w:val="24"/>
                  <w:szCs w:val="24"/>
                </w:rPr>
                <w:t>https://developer.mozilla.org/en-US/docs/Web/JavaScript/Reference/Global_Objects/Promise</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4" w:name="PTe13"/>
            <w:r w:rsidRPr="001A4559">
              <w:rPr>
                <w:rFonts w:ascii="Times New Roman" w:hAnsi="Times New Roman" w:cs="Times New Roman"/>
                <w:noProof/>
                <w:sz w:val="24"/>
                <w:szCs w:val="24"/>
              </w:rPr>
              <w:t>[17]</w:t>
            </w:r>
            <w:bookmarkEnd w:id="44"/>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P. Teikeira, </w:t>
            </w:r>
            <w:r w:rsidRPr="001A4559">
              <w:rPr>
                <w:rFonts w:ascii="Times New Roman" w:hAnsi="Times New Roman" w:cs="Times New Roman"/>
                <w:i/>
                <w:iCs/>
                <w:noProof/>
                <w:sz w:val="24"/>
                <w:szCs w:val="24"/>
              </w:rPr>
              <w:t>Professional Node.js</w:t>
            </w:r>
            <w:r w:rsidRPr="001A4559">
              <w:rPr>
                <w:rFonts w:ascii="Times New Roman" w:hAnsi="Times New Roman" w:cs="Times New Roman"/>
                <w:noProof/>
                <w:sz w:val="24"/>
                <w:szCs w:val="24"/>
              </w:rPr>
              <w:t>.: John Wiley, Sons, Inc., Indianapolis, 2013.</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[18]</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C. Gackenheimer, </w:t>
            </w:r>
            <w:r w:rsidRPr="001A4559">
              <w:rPr>
                <w:rFonts w:ascii="Times New Roman" w:hAnsi="Times New Roman" w:cs="Times New Roman"/>
                <w:i/>
                <w:iCs/>
                <w:noProof/>
                <w:sz w:val="24"/>
                <w:szCs w:val="24"/>
              </w:rPr>
              <w:t>Node.js Recipes</w:t>
            </w:r>
            <w:r w:rsidRPr="001A4559">
              <w:rPr>
                <w:rFonts w:ascii="Times New Roman" w:hAnsi="Times New Roman" w:cs="Times New Roman"/>
                <w:noProof/>
                <w:sz w:val="24"/>
                <w:szCs w:val="24"/>
              </w:rPr>
              <w:t>.: Apress, New York, 2013.</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[19]</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C. Ihrig, </w:t>
            </w:r>
            <w:r w:rsidRPr="001A4559">
              <w:rPr>
                <w:rFonts w:ascii="Times New Roman" w:hAnsi="Times New Roman" w:cs="Times New Roman"/>
                <w:i/>
                <w:iCs/>
                <w:noProof/>
                <w:sz w:val="24"/>
                <w:szCs w:val="24"/>
              </w:rPr>
              <w:t>Pro Node.js for Developers</w:t>
            </w:r>
            <w:r w:rsidRPr="001A4559">
              <w:rPr>
                <w:rFonts w:ascii="Times New Roman" w:hAnsi="Times New Roman" w:cs="Times New Roman"/>
                <w:noProof/>
                <w:sz w:val="24"/>
                <w:szCs w:val="24"/>
              </w:rPr>
              <w:t>.: Apress, New York, 2013.</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5" w:name="MDN198"/>
            <w:r w:rsidRPr="001A4559">
              <w:rPr>
                <w:rFonts w:ascii="Times New Roman" w:hAnsi="Times New Roman" w:cs="Times New Roman"/>
                <w:noProof/>
                <w:sz w:val="24"/>
                <w:szCs w:val="24"/>
              </w:rPr>
              <w:t>[20]</w:t>
            </w:r>
            <w:bookmarkEnd w:id="45"/>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MDN web docs. [Na mreži], </w:t>
            </w:r>
            <w:hyperlink r:id="rId37" w:history="1">
              <w:r w:rsidRPr="001A4559">
                <w:rPr>
                  <w:rStyle w:val="Hyperlink"/>
                  <w:rFonts w:ascii="Times New Roman" w:hAnsi="Times New Roman" w:cs="Times New Roman"/>
                  <w:noProof/>
                  <w:sz w:val="24"/>
                  <w:szCs w:val="24"/>
                </w:rPr>
                <w:t>https://developer.mozilla.org/en-US/docs/Learn/Server-side/Express_Nodejs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6" w:name="Exp19"/>
            <w:r w:rsidRPr="001A4559">
              <w:rPr>
                <w:rFonts w:ascii="Times New Roman" w:hAnsi="Times New Roman" w:cs="Times New Roman"/>
                <w:noProof/>
                <w:sz w:val="24"/>
                <w:szCs w:val="24"/>
              </w:rPr>
              <w:t>[21]</w:t>
            </w:r>
            <w:bookmarkEnd w:id="46"/>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Express. [Na mreži], </w:t>
            </w:r>
            <w:hyperlink r:id="rId38" w:anchor="middleware.built-in" w:history="1">
              <w:r w:rsidRPr="001A4559">
                <w:rPr>
                  <w:rStyle w:val="Hyperlink"/>
                  <w:rFonts w:ascii="Times New Roman" w:hAnsi="Times New Roman" w:cs="Times New Roman"/>
                  <w:noProof/>
                  <w:sz w:val="24"/>
                  <w:szCs w:val="24"/>
                </w:rPr>
                <w:t>https://expressjs.com/en/guide/using-middleware.html#middleware.built-in</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[22]</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N. Brown, </w:t>
            </w:r>
            <w:r w:rsidRPr="001A4559">
              <w:rPr>
                <w:rFonts w:ascii="Times New Roman" w:hAnsi="Times New Roman" w:cs="Times New Roman"/>
                <w:i/>
                <w:iCs/>
                <w:noProof/>
                <w:sz w:val="24"/>
                <w:szCs w:val="24"/>
              </w:rPr>
              <w:t>TypeScript: JavaScript Development Guide</w:t>
            </w:r>
            <w:r w:rsidRPr="001A4559">
              <w:rPr>
                <w:rFonts w:ascii="Times New Roman" w:hAnsi="Times New Roman" w:cs="Times New Roman"/>
                <w:noProof/>
                <w:sz w:val="24"/>
                <w:szCs w:val="24"/>
              </w:rPr>
              <w:t>.: CreateSpace, California, 2016.</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[23]</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B. A. Syed, </w:t>
            </w:r>
            <w:r w:rsidRPr="001A4559">
              <w:rPr>
                <w:rFonts w:ascii="Times New Roman" w:hAnsi="Times New Roman" w:cs="Times New Roman"/>
                <w:i/>
                <w:iCs/>
                <w:noProof/>
                <w:sz w:val="24"/>
                <w:szCs w:val="24"/>
              </w:rPr>
              <w:t>TypeScript Deep Dive</w:t>
            </w:r>
            <w:r w:rsidRPr="001A4559">
              <w:rPr>
                <w:rFonts w:ascii="Times New Roman" w:hAnsi="Times New Roman" w:cs="Times New Roman"/>
                <w:noProof/>
                <w:sz w:val="24"/>
                <w:szCs w:val="24"/>
              </w:rPr>
              <w:t>.: Samurai Media, 2017.</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[24]</w:t>
            </w:r>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Angular. [Na mreži], </w:t>
            </w:r>
            <w:hyperlink r:id="rId39" w:history="1">
              <w:r w:rsidRPr="001A4559">
                <w:rPr>
                  <w:rStyle w:val="Hyperlink"/>
                  <w:rFonts w:ascii="Times New Roman" w:hAnsi="Times New Roman" w:cs="Times New Roman"/>
                  <w:noProof/>
                  <w:sz w:val="24"/>
                  <w:szCs w:val="24"/>
                </w:rPr>
                <w:t>https://angular.io/docs</w:t>
              </w:r>
            </w:hyperlink>
            <w:r w:rsidRPr="001A4559">
              <w:rPr>
                <w:rFonts w:ascii="Times New Roman" w:hAnsi="Times New Roman" w:cs="Times New Roman"/>
                <w:noProof/>
                <w:sz w:val="24"/>
                <w:szCs w:val="24"/>
              </w:rPr>
              <w:t>, Posjećeno: 2019, Februar</w:t>
            </w:r>
          </w:p>
        </w:tc>
      </w:tr>
      <w:tr w:rsidR="00414B3B" w:rsidTr="00414B3B">
        <w:trPr>
          <w:tblCellSpacing w:w="15" w:type="dxa"/>
        </w:trPr>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bookmarkStart w:id="47" w:name="Ion19"/>
            <w:r w:rsidRPr="001A4559">
              <w:rPr>
                <w:rFonts w:ascii="Times New Roman" w:hAnsi="Times New Roman" w:cs="Times New Roman"/>
                <w:noProof/>
                <w:sz w:val="24"/>
                <w:szCs w:val="24"/>
              </w:rPr>
              <w:t>[25]</w:t>
            </w:r>
            <w:bookmarkEnd w:id="47"/>
          </w:p>
        </w:tc>
        <w:tc>
          <w:tcPr>
            <w:tcW w:w="0" w:type="auto"/>
            <w:hideMark/>
          </w:tcPr>
          <w:p w:rsidR="00414B3B" w:rsidRPr="001A4559" w:rsidRDefault="00414B3B" w:rsidP="001A4559">
            <w:pPr>
              <w:pStyle w:val="Bibliography"/>
              <w:spacing w:after="0" w:line="240" w:lineRule="auto"/>
              <w:rPr>
                <w:rFonts w:ascii="Times New Roman" w:eastAsiaTheme="minorEastAsia" w:hAnsi="Times New Roman" w:cs="Times New Roman"/>
                <w:noProof/>
                <w:sz w:val="24"/>
                <w:szCs w:val="24"/>
              </w:rPr>
            </w:pPr>
            <w:r w:rsidRPr="001A4559">
              <w:rPr>
                <w:rFonts w:ascii="Times New Roman" w:hAnsi="Times New Roman" w:cs="Times New Roman"/>
                <w:noProof/>
                <w:sz w:val="24"/>
                <w:szCs w:val="24"/>
              </w:rPr>
              <w:t xml:space="preserve">Ionic Docs. [Na mreži], </w:t>
            </w:r>
            <w:hyperlink r:id="rId40" w:history="1">
              <w:r w:rsidRPr="001A4559">
                <w:rPr>
                  <w:rStyle w:val="Hyperlink"/>
                  <w:rFonts w:ascii="Times New Roman" w:hAnsi="Times New Roman" w:cs="Times New Roman"/>
                  <w:noProof/>
                  <w:sz w:val="24"/>
                  <w:szCs w:val="24"/>
                </w:rPr>
                <w:t>https://ionicframework.com/docs/intro</w:t>
              </w:r>
            </w:hyperlink>
            <w:r w:rsidRPr="001A4559">
              <w:rPr>
                <w:rFonts w:ascii="Times New Roman" w:hAnsi="Times New Roman" w:cs="Times New Roman"/>
                <w:noProof/>
                <w:sz w:val="24"/>
                <w:szCs w:val="24"/>
              </w:rPr>
              <w:t>, Posjećeno: 2019, Maj</w:t>
            </w:r>
          </w:p>
        </w:tc>
      </w:tr>
    </w:tbl>
    <w:p w:rsidR="00414B3B" w:rsidRDefault="00414B3B" w:rsidP="001A4559">
      <w:pPr>
        <w:pStyle w:val="Bibliography"/>
        <w:rPr>
          <w:rFonts w:eastAsiaTheme="minorEastAsia"/>
          <w:noProof/>
          <w:vanish/>
        </w:rPr>
      </w:pPr>
      <w:r>
        <w:rPr>
          <w:noProof/>
          <w:vanish/>
        </w:rPr>
        <w:t>x</w:t>
      </w:r>
    </w:p>
    <w:p w:rsidR="00A20D00" w:rsidRDefault="00876873" w:rsidP="00414B3B">
      <w:pPr>
        <w:rPr>
          <w:lang w:val="sr-Latn-BA"/>
        </w:rPr>
      </w:pPr>
      <w:r>
        <w:rPr>
          <w:lang w:val="sr-Latn-BA"/>
        </w:rPr>
        <w:fldChar w:fldCharType="end"/>
      </w:r>
    </w:p>
    <w:p w:rsidR="00A20D00" w:rsidRDefault="00A20D00" w:rsidP="00A20D00">
      <w:pPr>
        <w:rPr>
          <w:lang w:val="sr-Latn-BA"/>
        </w:rPr>
      </w:pPr>
    </w:p>
    <w:sectPr w:rsidR="00A20D00" w:rsidSect="00666A1B">
      <w:headerReference w:type="default" r:id="rId41"/>
      <w:footerReference w:type="default" r:id="rId4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06C" w:rsidRDefault="0010006C" w:rsidP="00A20D00">
      <w:pPr>
        <w:spacing w:after="0" w:line="240" w:lineRule="auto"/>
      </w:pPr>
      <w:r>
        <w:separator/>
      </w:r>
    </w:p>
  </w:endnote>
  <w:endnote w:type="continuationSeparator" w:id="0">
    <w:p w:rsidR="0010006C" w:rsidRDefault="0010006C" w:rsidP="00A20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75C7" w:rsidRDefault="000D75C7">
    <w:pPr>
      <w:pStyle w:val="Footer"/>
      <w:jc w:val="right"/>
    </w:pPr>
  </w:p>
  <w:p w:rsidR="000D75C7" w:rsidRDefault="000D75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2766141"/>
      <w:docPartObj>
        <w:docPartGallery w:val="Page Numbers (Bottom of Page)"/>
        <w:docPartUnique/>
      </w:docPartObj>
    </w:sdtPr>
    <w:sdtEndPr>
      <w:rPr>
        <w:noProof/>
      </w:rPr>
    </w:sdtEndPr>
    <w:sdtContent>
      <w:p w:rsidR="000D75C7" w:rsidRDefault="000D75C7">
        <w:pPr>
          <w:pStyle w:val="Footer"/>
          <w:jc w:val="right"/>
        </w:pPr>
        <w:r>
          <w:fldChar w:fldCharType="begin"/>
        </w:r>
        <w:r>
          <w:instrText xml:space="preserve"> PAGE   \* MERGEFORMAT </w:instrText>
        </w:r>
        <w:r>
          <w:fldChar w:fldCharType="separate"/>
        </w:r>
        <w:r w:rsidR="0053494B">
          <w:rPr>
            <w:noProof/>
          </w:rPr>
          <w:t>1</w:t>
        </w:r>
        <w:r>
          <w:rPr>
            <w:noProof/>
          </w:rPr>
          <w:fldChar w:fldCharType="end"/>
        </w:r>
      </w:p>
    </w:sdtContent>
  </w:sdt>
  <w:p w:rsidR="000D75C7" w:rsidRDefault="000D75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06C" w:rsidRDefault="0010006C" w:rsidP="00A20D00">
      <w:pPr>
        <w:spacing w:after="0" w:line="240" w:lineRule="auto"/>
      </w:pPr>
      <w:r>
        <w:separator/>
      </w:r>
    </w:p>
  </w:footnote>
  <w:footnote w:type="continuationSeparator" w:id="0">
    <w:p w:rsidR="0010006C" w:rsidRDefault="0010006C" w:rsidP="00A20D00">
      <w:pPr>
        <w:spacing w:after="0" w:line="240" w:lineRule="auto"/>
      </w:pPr>
      <w:r>
        <w:continuationSeparator/>
      </w:r>
    </w:p>
  </w:footnote>
  <w:footnote w:id="1">
    <w:p w:rsidR="000D75C7" w:rsidRPr="007B0881" w:rsidRDefault="000D75C7" w:rsidP="00A20D00">
      <w:pPr>
        <w:pStyle w:val="FootnoteText"/>
        <w:rPr>
          <w:lang w:val="sr-Latn-BA"/>
        </w:rPr>
      </w:pPr>
      <w:r>
        <w:rPr>
          <w:rStyle w:val="FootnoteReference"/>
        </w:rPr>
        <w:footnoteRef/>
      </w:r>
      <w:r>
        <w:t xml:space="preserve"> </w:t>
      </w:r>
      <w:hyperlink r:id="rId1" w:history="1">
        <w:r w:rsidRPr="007B0881">
          <w:rPr>
            <w:rStyle w:val="Hyperlink"/>
            <w:rFonts w:ascii="Times New Roman" w:hAnsi="Times New Roman" w:cs="Times New Roman"/>
          </w:rPr>
          <w:t>https://www.w3.org/</w:t>
        </w:r>
      </w:hyperlink>
    </w:p>
  </w:footnote>
  <w:footnote w:id="2">
    <w:p w:rsidR="000D75C7" w:rsidRPr="00A055BB" w:rsidRDefault="000D75C7" w:rsidP="00A20D00">
      <w:pPr>
        <w:pStyle w:val="FootnoteText"/>
        <w:rPr>
          <w:lang w:val="sr-Latn-BA"/>
        </w:rPr>
      </w:pPr>
      <w:r>
        <w:rPr>
          <w:rStyle w:val="FootnoteReference"/>
        </w:rPr>
        <w:footnoteRef/>
      </w:r>
      <w:r>
        <w:t xml:space="preserve"> </w:t>
      </w:r>
      <w:hyperlink r:id="rId2" w:history="1">
        <w:r w:rsidRPr="00A055BB">
          <w:rPr>
            <w:rStyle w:val="Hyperlink"/>
            <w:rFonts w:ascii="Times New Roman" w:hAnsi="Times New Roman" w:cs="Times New Roman"/>
          </w:rPr>
          <w:t>https://www.ecma-international.org/</w:t>
        </w:r>
      </w:hyperlink>
    </w:p>
  </w:footnote>
  <w:footnote w:id="3">
    <w:p w:rsidR="000D75C7" w:rsidRPr="00A63009" w:rsidRDefault="000D75C7" w:rsidP="00A20D00">
      <w:pPr>
        <w:pStyle w:val="FootnoteText"/>
        <w:rPr>
          <w:lang w:val="sr-Latn-BA"/>
        </w:rPr>
      </w:pPr>
      <w:r>
        <w:rPr>
          <w:rStyle w:val="FootnoteReference"/>
        </w:rPr>
        <w:footnoteRef/>
      </w:r>
      <w:r>
        <w:t xml:space="preserve"> </w:t>
      </w:r>
      <w:hyperlink r:id="rId3" w:history="1">
        <w:r>
          <w:rPr>
            <w:rStyle w:val="Hyperlink"/>
          </w:rPr>
          <w:t>https://reactjs.org/</w:t>
        </w:r>
      </w:hyperlink>
    </w:p>
  </w:footnote>
  <w:footnote w:id="4">
    <w:p w:rsidR="000D75C7" w:rsidRPr="00A63009" w:rsidRDefault="000D75C7" w:rsidP="00A20D00">
      <w:pPr>
        <w:pStyle w:val="FootnoteText"/>
        <w:rPr>
          <w:lang w:val="sr-Latn-BA"/>
        </w:rPr>
      </w:pPr>
      <w:r>
        <w:rPr>
          <w:rStyle w:val="FootnoteReference"/>
        </w:rPr>
        <w:footnoteRef/>
      </w:r>
      <w:r>
        <w:t xml:space="preserve"> </w:t>
      </w:r>
      <w:hyperlink r:id="rId4" w:history="1">
        <w:r>
          <w:rPr>
            <w:rStyle w:val="Hyperlink"/>
          </w:rPr>
          <w:t>https://emberjs.com/</w:t>
        </w:r>
      </w:hyperlink>
    </w:p>
  </w:footnote>
  <w:footnote w:id="5">
    <w:p w:rsidR="000D75C7" w:rsidRPr="00A63009" w:rsidRDefault="000D75C7" w:rsidP="00A20D00">
      <w:pPr>
        <w:pStyle w:val="FootnoteText"/>
        <w:rPr>
          <w:lang w:val="sr-Latn-BA"/>
        </w:rPr>
      </w:pPr>
      <w:r>
        <w:rPr>
          <w:rStyle w:val="FootnoteReference"/>
        </w:rPr>
        <w:footnoteRef/>
      </w:r>
      <w:r>
        <w:t xml:space="preserve"> </w:t>
      </w:r>
      <w:hyperlink r:id="rId5" w:history="1">
        <w:r>
          <w:rPr>
            <w:rStyle w:val="Hyperlink"/>
          </w:rPr>
          <w:t>https://vuejs.org/</w:t>
        </w:r>
      </w:hyperlink>
    </w:p>
  </w:footnote>
  <w:footnote w:id="6">
    <w:p w:rsidR="000D75C7" w:rsidRPr="00A055BB" w:rsidRDefault="000D75C7" w:rsidP="00A20D00">
      <w:pPr>
        <w:pStyle w:val="FootnoteText"/>
        <w:rPr>
          <w:lang w:val="sr-Latn-BA"/>
        </w:rPr>
      </w:pPr>
      <w:r>
        <w:rPr>
          <w:rStyle w:val="FootnoteReference"/>
        </w:rPr>
        <w:footnoteRef/>
      </w:r>
      <w:r>
        <w:t xml:space="preserve"> </w:t>
      </w:r>
      <w:hyperlink r:id="rId6" w:history="1">
        <w:r w:rsidRPr="00A055BB">
          <w:rPr>
            <w:rStyle w:val="Hyperlink"/>
            <w:rFonts w:ascii="Times New Roman" w:hAnsi="Times New Roman" w:cs="Times New Roman"/>
          </w:rPr>
          <w:t>https://nodejs.org/en/</w:t>
        </w:r>
      </w:hyperlink>
    </w:p>
  </w:footnote>
  <w:footnote w:id="7">
    <w:p w:rsidR="000D75C7" w:rsidRPr="00A055BB" w:rsidRDefault="000D75C7" w:rsidP="00A20D00">
      <w:pPr>
        <w:pStyle w:val="FootnoteText"/>
        <w:rPr>
          <w:lang w:val="sr-Latn-BA"/>
        </w:rPr>
      </w:pPr>
      <w:r>
        <w:rPr>
          <w:rStyle w:val="FootnoteReference"/>
        </w:rPr>
        <w:footnoteRef/>
      </w:r>
      <w:r>
        <w:t xml:space="preserve"> </w:t>
      </w:r>
      <w:hyperlink r:id="rId7" w:history="1">
        <w:r w:rsidRPr="00A055BB">
          <w:rPr>
            <w:rStyle w:val="Hyperlink"/>
            <w:rFonts w:ascii="Times New Roman" w:hAnsi="Times New Roman" w:cs="Times New Roman"/>
          </w:rPr>
          <w:t>https://expressjs.com/</w:t>
        </w:r>
      </w:hyperlink>
    </w:p>
  </w:footnote>
  <w:footnote w:id="8">
    <w:p w:rsidR="000D75C7" w:rsidRPr="006B3476" w:rsidRDefault="000D75C7" w:rsidP="00A20D00">
      <w:pPr>
        <w:pStyle w:val="FootnoteText"/>
        <w:rPr>
          <w:lang w:val="sr-Latn-BA"/>
        </w:rPr>
      </w:pPr>
      <w:r>
        <w:rPr>
          <w:rStyle w:val="FootnoteReference"/>
        </w:rPr>
        <w:footnoteRef/>
      </w:r>
      <w:r>
        <w:t xml:space="preserve"> </w:t>
      </w:r>
      <w:hyperlink r:id="rId8" w:history="1">
        <w:r w:rsidRPr="006B3476">
          <w:rPr>
            <w:rStyle w:val="Hyperlink"/>
            <w:rFonts w:ascii="Times New Roman" w:hAnsi="Times New Roman" w:cs="Times New Roman"/>
          </w:rPr>
          <w:t>https://www.typescriptlang.org/</w:t>
        </w:r>
      </w:hyperlink>
    </w:p>
  </w:footnote>
  <w:footnote w:id="9">
    <w:p w:rsidR="000D75C7" w:rsidRPr="001F5082" w:rsidRDefault="000D75C7" w:rsidP="00A20D00">
      <w:pPr>
        <w:pStyle w:val="FootnoteText"/>
        <w:rPr>
          <w:lang w:val="sr-Latn-BA"/>
        </w:rPr>
      </w:pPr>
      <w:r>
        <w:rPr>
          <w:rStyle w:val="FootnoteReference"/>
        </w:rPr>
        <w:footnoteRef/>
      </w:r>
      <w:r>
        <w:t xml:space="preserve"> </w:t>
      </w:r>
      <w:hyperlink r:id="rId9" w:history="1">
        <w:r w:rsidRPr="001F5082">
          <w:rPr>
            <w:rStyle w:val="Hyperlink"/>
            <w:rFonts w:ascii="Times New Roman" w:hAnsi="Times New Roman" w:cs="Times New Roman"/>
          </w:rPr>
          <w:t>https://www.microsoft.com/bs-ba/</w:t>
        </w:r>
      </w:hyperlink>
    </w:p>
  </w:footnote>
  <w:footnote w:id="10">
    <w:p w:rsidR="000D75C7" w:rsidRPr="006B3476" w:rsidRDefault="000D75C7" w:rsidP="00A20D00">
      <w:pPr>
        <w:pStyle w:val="FootnoteText"/>
        <w:rPr>
          <w:lang w:val="sr-Latn-BA"/>
        </w:rPr>
      </w:pPr>
      <w:r>
        <w:rPr>
          <w:rStyle w:val="FootnoteReference"/>
        </w:rPr>
        <w:footnoteRef/>
      </w:r>
      <w:r>
        <w:t xml:space="preserve"> </w:t>
      </w:r>
      <w:hyperlink r:id="rId10" w:history="1">
        <w:r w:rsidRPr="006B3476">
          <w:rPr>
            <w:rStyle w:val="Hyperlink"/>
            <w:rFonts w:ascii="Times New Roman" w:hAnsi="Times New Roman" w:cs="Times New Roman"/>
          </w:rPr>
          <w:t>https://angular.io/</w:t>
        </w:r>
      </w:hyperlink>
    </w:p>
  </w:footnote>
  <w:footnote w:id="11">
    <w:p w:rsidR="000D75C7" w:rsidRDefault="000D75C7" w:rsidP="00A20D00">
      <w:pPr>
        <w:pStyle w:val="FootnoteText"/>
      </w:pPr>
      <w:r>
        <w:rPr>
          <w:rStyle w:val="FootnoteReference"/>
        </w:rPr>
        <w:footnoteRef/>
      </w:r>
      <w:r>
        <w:t xml:space="preserve"> </w:t>
      </w:r>
      <w:hyperlink r:id="rId11" w:history="1">
        <w:r w:rsidRPr="004007BC">
          <w:rPr>
            <w:rStyle w:val="Hyperlink"/>
            <w:rFonts w:ascii="Times New Roman" w:hAnsi="Times New Roman" w:cs="Times New Roman"/>
          </w:rPr>
          <w:t>https://jwt.io</w:t>
        </w:r>
      </w:hyperlink>
    </w:p>
  </w:footnote>
  <w:footnote w:id="12">
    <w:p w:rsidR="000D75C7" w:rsidRDefault="000D75C7">
      <w:pPr>
        <w:pStyle w:val="FootnoteText"/>
      </w:pPr>
      <w:r>
        <w:rPr>
          <w:rStyle w:val="FootnoteReference"/>
        </w:rPr>
        <w:footnoteRef/>
      </w:r>
      <w:r>
        <w:t xml:space="preserve"> </w:t>
      </w:r>
      <w:hyperlink r:id="rId12" w:history="1">
        <w:r w:rsidRPr="00FD3573">
          <w:rPr>
            <w:rStyle w:val="Hyperlink"/>
            <w:rFonts w:ascii="Times New Roman" w:hAnsi="Times New Roman" w:cs="Times New Roman"/>
          </w:rPr>
          <w:t>https://v8.dev/</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75C7" w:rsidRDefault="000D75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4C6A"/>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
    <w:nsid w:val="0E1E3CC8"/>
    <w:multiLevelType w:val="hybridMultilevel"/>
    <w:tmpl w:val="13DC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22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164A36"/>
    <w:multiLevelType w:val="hybridMultilevel"/>
    <w:tmpl w:val="A074E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7436A"/>
    <w:multiLevelType w:val="hybridMultilevel"/>
    <w:tmpl w:val="E95E7A6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22CD59BC"/>
    <w:multiLevelType w:val="hybridMultilevel"/>
    <w:tmpl w:val="EF6210F2"/>
    <w:lvl w:ilvl="0" w:tplc="29F4F9E8">
      <w:numFmt w:val="bullet"/>
      <w:lvlText w:val=""/>
      <w:lvlJc w:val="left"/>
      <w:pPr>
        <w:ind w:left="1200" w:hanging="360"/>
      </w:pPr>
      <w:rPr>
        <w:rFonts w:ascii="Wingdings" w:eastAsiaTheme="minorHAnsi" w:hAnsi="Wingdings"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nsid w:val="2541596A"/>
    <w:multiLevelType w:val="hybridMultilevel"/>
    <w:tmpl w:val="EC309B2C"/>
    <w:lvl w:ilvl="0" w:tplc="6F8A8312">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27DD71F1"/>
    <w:multiLevelType w:val="hybridMultilevel"/>
    <w:tmpl w:val="132AB7F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2BC554AA"/>
    <w:multiLevelType w:val="hybridMultilevel"/>
    <w:tmpl w:val="7A80F906"/>
    <w:lvl w:ilvl="0" w:tplc="0409000B">
      <w:start w:val="1"/>
      <w:numFmt w:val="bullet"/>
      <w:lvlText w:val=""/>
      <w:lvlJc w:val="left"/>
      <w:pPr>
        <w:ind w:left="2526" w:hanging="360"/>
      </w:pPr>
      <w:rPr>
        <w:rFonts w:ascii="Wingdings" w:hAnsi="Wingdings"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9">
    <w:nsid w:val="353161FF"/>
    <w:multiLevelType w:val="hybridMultilevel"/>
    <w:tmpl w:val="9C3E88C6"/>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38F53B40"/>
    <w:multiLevelType w:val="hybridMultilevel"/>
    <w:tmpl w:val="715C5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767F13"/>
    <w:multiLevelType w:val="multilevel"/>
    <w:tmpl w:val="B0A8D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F7B0647"/>
    <w:multiLevelType w:val="hybridMultilevel"/>
    <w:tmpl w:val="7A720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077782"/>
    <w:multiLevelType w:val="hybridMultilevel"/>
    <w:tmpl w:val="1C14A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402B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6056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F9E350A"/>
    <w:multiLevelType w:val="hybridMultilevel"/>
    <w:tmpl w:val="1D720B9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23E55A1"/>
    <w:multiLevelType w:val="hybridMultilevel"/>
    <w:tmpl w:val="76004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83610D"/>
    <w:multiLevelType w:val="hybridMultilevel"/>
    <w:tmpl w:val="ED2C414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nsid w:val="6BC76F74"/>
    <w:multiLevelType w:val="hybridMultilevel"/>
    <w:tmpl w:val="EBFA8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801E4F"/>
    <w:multiLevelType w:val="hybridMultilevel"/>
    <w:tmpl w:val="D8304C00"/>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738B7ED8"/>
    <w:multiLevelType w:val="hybridMultilevel"/>
    <w:tmpl w:val="CE3ED2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FE265DB"/>
    <w:multiLevelType w:val="hybridMultilevel"/>
    <w:tmpl w:val="9404C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8"/>
  </w:num>
  <w:num w:numId="4">
    <w:abstractNumId w:val="8"/>
  </w:num>
  <w:num w:numId="5">
    <w:abstractNumId w:val="16"/>
  </w:num>
  <w:num w:numId="6">
    <w:abstractNumId w:val="15"/>
  </w:num>
  <w:num w:numId="7">
    <w:abstractNumId w:val="1"/>
  </w:num>
  <w:num w:numId="8">
    <w:abstractNumId w:val="14"/>
  </w:num>
  <w:num w:numId="9">
    <w:abstractNumId w:val="0"/>
  </w:num>
  <w:num w:numId="10">
    <w:abstractNumId w:val="10"/>
  </w:num>
  <w:num w:numId="11">
    <w:abstractNumId w:val="11"/>
  </w:num>
  <w:num w:numId="12">
    <w:abstractNumId w:val="4"/>
  </w:num>
  <w:num w:numId="13">
    <w:abstractNumId w:val="21"/>
  </w:num>
  <w:num w:numId="14">
    <w:abstractNumId w:val="19"/>
  </w:num>
  <w:num w:numId="15">
    <w:abstractNumId w:val="13"/>
  </w:num>
  <w:num w:numId="16">
    <w:abstractNumId w:val="20"/>
  </w:num>
  <w:num w:numId="17">
    <w:abstractNumId w:val="7"/>
  </w:num>
  <w:num w:numId="18">
    <w:abstractNumId w:val="22"/>
  </w:num>
  <w:num w:numId="19">
    <w:abstractNumId w:val="3"/>
  </w:num>
  <w:num w:numId="20">
    <w:abstractNumId w:val="17"/>
  </w:num>
  <w:num w:numId="21">
    <w:abstractNumId w:val="12"/>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0D00"/>
    <w:rsid w:val="0001055D"/>
    <w:rsid w:val="000212F7"/>
    <w:rsid w:val="000443F4"/>
    <w:rsid w:val="00045AB9"/>
    <w:rsid w:val="000539EC"/>
    <w:rsid w:val="00060290"/>
    <w:rsid w:val="00060292"/>
    <w:rsid w:val="00061E75"/>
    <w:rsid w:val="000673C2"/>
    <w:rsid w:val="00071F3F"/>
    <w:rsid w:val="0007318B"/>
    <w:rsid w:val="00077556"/>
    <w:rsid w:val="000A7E75"/>
    <w:rsid w:val="000B7BEE"/>
    <w:rsid w:val="000C129F"/>
    <w:rsid w:val="000C1CFB"/>
    <w:rsid w:val="000C587F"/>
    <w:rsid w:val="000D0120"/>
    <w:rsid w:val="000D75C7"/>
    <w:rsid w:val="000E326C"/>
    <w:rsid w:val="000F2D16"/>
    <w:rsid w:val="000F53C1"/>
    <w:rsid w:val="0010006C"/>
    <w:rsid w:val="00106D72"/>
    <w:rsid w:val="00120075"/>
    <w:rsid w:val="00120DF8"/>
    <w:rsid w:val="00125AD3"/>
    <w:rsid w:val="00126AF7"/>
    <w:rsid w:val="00131FAC"/>
    <w:rsid w:val="00134F8B"/>
    <w:rsid w:val="001361F3"/>
    <w:rsid w:val="00142A34"/>
    <w:rsid w:val="00142F25"/>
    <w:rsid w:val="00143594"/>
    <w:rsid w:val="0016550D"/>
    <w:rsid w:val="00170C5E"/>
    <w:rsid w:val="0017796B"/>
    <w:rsid w:val="00181745"/>
    <w:rsid w:val="00187C7F"/>
    <w:rsid w:val="00194843"/>
    <w:rsid w:val="00197EB0"/>
    <w:rsid w:val="001A4559"/>
    <w:rsid w:val="001B6C4E"/>
    <w:rsid w:val="001C5914"/>
    <w:rsid w:val="001C78EF"/>
    <w:rsid w:val="001D61BC"/>
    <w:rsid w:val="001D6452"/>
    <w:rsid w:val="001E549E"/>
    <w:rsid w:val="001F332B"/>
    <w:rsid w:val="001F7255"/>
    <w:rsid w:val="00214B1F"/>
    <w:rsid w:val="002311DE"/>
    <w:rsid w:val="00231477"/>
    <w:rsid w:val="00231F8E"/>
    <w:rsid w:val="002325B8"/>
    <w:rsid w:val="002452F1"/>
    <w:rsid w:val="00265F91"/>
    <w:rsid w:val="00275CDD"/>
    <w:rsid w:val="00280067"/>
    <w:rsid w:val="00282E3D"/>
    <w:rsid w:val="0028605E"/>
    <w:rsid w:val="002A2FD7"/>
    <w:rsid w:val="002A6F63"/>
    <w:rsid w:val="002A7F55"/>
    <w:rsid w:val="002C3F65"/>
    <w:rsid w:val="002D3F35"/>
    <w:rsid w:val="002F1FED"/>
    <w:rsid w:val="00307459"/>
    <w:rsid w:val="003135E8"/>
    <w:rsid w:val="00326A07"/>
    <w:rsid w:val="00336FA8"/>
    <w:rsid w:val="00342266"/>
    <w:rsid w:val="00345C2F"/>
    <w:rsid w:val="00347E97"/>
    <w:rsid w:val="00352F44"/>
    <w:rsid w:val="003601B0"/>
    <w:rsid w:val="003615D0"/>
    <w:rsid w:val="00361BD2"/>
    <w:rsid w:val="00372CA1"/>
    <w:rsid w:val="003747F9"/>
    <w:rsid w:val="003751D1"/>
    <w:rsid w:val="003768E8"/>
    <w:rsid w:val="00377C47"/>
    <w:rsid w:val="00381E84"/>
    <w:rsid w:val="00385168"/>
    <w:rsid w:val="003878AF"/>
    <w:rsid w:val="003B745B"/>
    <w:rsid w:val="003C16B5"/>
    <w:rsid w:val="003C3B1F"/>
    <w:rsid w:val="003D72FB"/>
    <w:rsid w:val="003F6677"/>
    <w:rsid w:val="00410BC9"/>
    <w:rsid w:val="00412CAA"/>
    <w:rsid w:val="004131F9"/>
    <w:rsid w:val="00413B6F"/>
    <w:rsid w:val="00414B3B"/>
    <w:rsid w:val="00441199"/>
    <w:rsid w:val="00450D94"/>
    <w:rsid w:val="00456D98"/>
    <w:rsid w:val="004751A2"/>
    <w:rsid w:val="00475329"/>
    <w:rsid w:val="00490A07"/>
    <w:rsid w:val="00491487"/>
    <w:rsid w:val="004A4463"/>
    <w:rsid w:val="004A5CD6"/>
    <w:rsid w:val="004A7C24"/>
    <w:rsid w:val="004B3B13"/>
    <w:rsid w:val="004B711B"/>
    <w:rsid w:val="004C7FFC"/>
    <w:rsid w:val="004D2EB4"/>
    <w:rsid w:val="004D7D40"/>
    <w:rsid w:val="004E30A1"/>
    <w:rsid w:val="004E4326"/>
    <w:rsid w:val="004F4149"/>
    <w:rsid w:val="004F4151"/>
    <w:rsid w:val="005011A9"/>
    <w:rsid w:val="00501345"/>
    <w:rsid w:val="005117DC"/>
    <w:rsid w:val="005172D5"/>
    <w:rsid w:val="0053494B"/>
    <w:rsid w:val="005363CA"/>
    <w:rsid w:val="00546C05"/>
    <w:rsid w:val="00555A43"/>
    <w:rsid w:val="00565EEE"/>
    <w:rsid w:val="00567D68"/>
    <w:rsid w:val="00570299"/>
    <w:rsid w:val="00576926"/>
    <w:rsid w:val="00580E2E"/>
    <w:rsid w:val="0058413D"/>
    <w:rsid w:val="00584A4A"/>
    <w:rsid w:val="005967F3"/>
    <w:rsid w:val="00596DE6"/>
    <w:rsid w:val="005A28FF"/>
    <w:rsid w:val="005A5341"/>
    <w:rsid w:val="005C52AF"/>
    <w:rsid w:val="005C6A1C"/>
    <w:rsid w:val="005E65C1"/>
    <w:rsid w:val="005F3291"/>
    <w:rsid w:val="006006BF"/>
    <w:rsid w:val="006155F6"/>
    <w:rsid w:val="0063023D"/>
    <w:rsid w:val="00633B64"/>
    <w:rsid w:val="00634EBA"/>
    <w:rsid w:val="00637F4F"/>
    <w:rsid w:val="0064014E"/>
    <w:rsid w:val="006416AF"/>
    <w:rsid w:val="0066153D"/>
    <w:rsid w:val="00661A58"/>
    <w:rsid w:val="00666A1B"/>
    <w:rsid w:val="00687A3A"/>
    <w:rsid w:val="006911C2"/>
    <w:rsid w:val="006914BD"/>
    <w:rsid w:val="00693F9B"/>
    <w:rsid w:val="006A128C"/>
    <w:rsid w:val="006A52BB"/>
    <w:rsid w:val="006B3927"/>
    <w:rsid w:val="006C6BE0"/>
    <w:rsid w:val="006D0F5D"/>
    <w:rsid w:val="006D1F53"/>
    <w:rsid w:val="006E6892"/>
    <w:rsid w:val="006F62ED"/>
    <w:rsid w:val="0071394D"/>
    <w:rsid w:val="007265E2"/>
    <w:rsid w:val="00730CBF"/>
    <w:rsid w:val="00731BDA"/>
    <w:rsid w:val="007376B4"/>
    <w:rsid w:val="007410F9"/>
    <w:rsid w:val="00742356"/>
    <w:rsid w:val="00757685"/>
    <w:rsid w:val="007674A1"/>
    <w:rsid w:val="00773D91"/>
    <w:rsid w:val="007928E9"/>
    <w:rsid w:val="007A3C86"/>
    <w:rsid w:val="007A4D42"/>
    <w:rsid w:val="007A6912"/>
    <w:rsid w:val="007C2317"/>
    <w:rsid w:val="007E0761"/>
    <w:rsid w:val="007E47E4"/>
    <w:rsid w:val="007F3052"/>
    <w:rsid w:val="00807E73"/>
    <w:rsid w:val="00816F4A"/>
    <w:rsid w:val="00817390"/>
    <w:rsid w:val="00842423"/>
    <w:rsid w:val="008474E6"/>
    <w:rsid w:val="00855905"/>
    <w:rsid w:val="008647FA"/>
    <w:rsid w:val="00866B8D"/>
    <w:rsid w:val="00870367"/>
    <w:rsid w:val="00876873"/>
    <w:rsid w:val="008923E7"/>
    <w:rsid w:val="008931EE"/>
    <w:rsid w:val="0089567F"/>
    <w:rsid w:val="008A36A9"/>
    <w:rsid w:val="008A4E69"/>
    <w:rsid w:val="008A5050"/>
    <w:rsid w:val="008D5AD3"/>
    <w:rsid w:val="008D7EC6"/>
    <w:rsid w:val="008E157A"/>
    <w:rsid w:val="008E33ED"/>
    <w:rsid w:val="008E3F9A"/>
    <w:rsid w:val="008F30C8"/>
    <w:rsid w:val="00910434"/>
    <w:rsid w:val="00925BCE"/>
    <w:rsid w:val="00933F1B"/>
    <w:rsid w:val="00945AF5"/>
    <w:rsid w:val="00947FBD"/>
    <w:rsid w:val="00957E93"/>
    <w:rsid w:val="00972DDF"/>
    <w:rsid w:val="00975201"/>
    <w:rsid w:val="00982A33"/>
    <w:rsid w:val="009A605C"/>
    <w:rsid w:val="009B0E00"/>
    <w:rsid w:val="009B5B56"/>
    <w:rsid w:val="009C2CD7"/>
    <w:rsid w:val="009C5785"/>
    <w:rsid w:val="009C7D34"/>
    <w:rsid w:val="009D1734"/>
    <w:rsid w:val="009D2DB5"/>
    <w:rsid w:val="009F040F"/>
    <w:rsid w:val="009F3626"/>
    <w:rsid w:val="00A15C2A"/>
    <w:rsid w:val="00A20D00"/>
    <w:rsid w:val="00A26085"/>
    <w:rsid w:val="00A312F6"/>
    <w:rsid w:val="00A37B1C"/>
    <w:rsid w:val="00A52328"/>
    <w:rsid w:val="00A63A0E"/>
    <w:rsid w:val="00A73508"/>
    <w:rsid w:val="00A75F9F"/>
    <w:rsid w:val="00A76C94"/>
    <w:rsid w:val="00A7786A"/>
    <w:rsid w:val="00A8200F"/>
    <w:rsid w:val="00A91F4B"/>
    <w:rsid w:val="00AA2FF1"/>
    <w:rsid w:val="00AA31B9"/>
    <w:rsid w:val="00AA3FD9"/>
    <w:rsid w:val="00AB0FB1"/>
    <w:rsid w:val="00AC126D"/>
    <w:rsid w:val="00AD30FD"/>
    <w:rsid w:val="00AE1D98"/>
    <w:rsid w:val="00AF6FD0"/>
    <w:rsid w:val="00B10622"/>
    <w:rsid w:val="00B20638"/>
    <w:rsid w:val="00B36FA7"/>
    <w:rsid w:val="00B51315"/>
    <w:rsid w:val="00B54F80"/>
    <w:rsid w:val="00B63637"/>
    <w:rsid w:val="00B65301"/>
    <w:rsid w:val="00B65E6D"/>
    <w:rsid w:val="00B71068"/>
    <w:rsid w:val="00B738B0"/>
    <w:rsid w:val="00B81C4C"/>
    <w:rsid w:val="00B83560"/>
    <w:rsid w:val="00B83577"/>
    <w:rsid w:val="00B871CA"/>
    <w:rsid w:val="00B9595F"/>
    <w:rsid w:val="00BA2E23"/>
    <w:rsid w:val="00BC6F41"/>
    <w:rsid w:val="00BE11B0"/>
    <w:rsid w:val="00BF4A1E"/>
    <w:rsid w:val="00C3337D"/>
    <w:rsid w:val="00C35623"/>
    <w:rsid w:val="00C42C6F"/>
    <w:rsid w:val="00C460BB"/>
    <w:rsid w:val="00C545F2"/>
    <w:rsid w:val="00C56517"/>
    <w:rsid w:val="00C82713"/>
    <w:rsid w:val="00C91837"/>
    <w:rsid w:val="00CA1DC3"/>
    <w:rsid w:val="00CA565E"/>
    <w:rsid w:val="00CF28EF"/>
    <w:rsid w:val="00D32C1A"/>
    <w:rsid w:val="00D332FD"/>
    <w:rsid w:val="00D44547"/>
    <w:rsid w:val="00D47624"/>
    <w:rsid w:val="00D5144E"/>
    <w:rsid w:val="00D5160F"/>
    <w:rsid w:val="00D53386"/>
    <w:rsid w:val="00D60BAB"/>
    <w:rsid w:val="00D63930"/>
    <w:rsid w:val="00D70E97"/>
    <w:rsid w:val="00D734A1"/>
    <w:rsid w:val="00D767BF"/>
    <w:rsid w:val="00D76FCB"/>
    <w:rsid w:val="00D8028D"/>
    <w:rsid w:val="00D85CFB"/>
    <w:rsid w:val="00D8669D"/>
    <w:rsid w:val="00D87F63"/>
    <w:rsid w:val="00D9089D"/>
    <w:rsid w:val="00D9516B"/>
    <w:rsid w:val="00DA0446"/>
    <w:rsid w:val="00DA1914"/>
    <w:rsid w:val="00DA4B13"/>
    <w:rsid w:val="00DB0A58"/>
    <w:rsid w:val="00DB4A65"/>
    <w:rsid w:val="00DD09EC"/>
    <w:rsid w:val="00DD2AC2"/>
    <w:rsid w:val="00DE4F2C"/>
    <w:rsid w:val="00DE7D48"/>
    <w:rsid w:val="00DF2BE7"/>
    <w:rsid w:val="00E006CF"/>
    <w:rsid w:val="00E014D9"/>
    <w:rsid w:val="00E034B0"/>
    <w:rsid w:val="00E07D90"/>
    <w:rsid w:val="00E21E33"/>
    <w:rsid w:val="00E242B1"/>
    <w:rsid w:val="00E25619"/>
    <w:rsid w:val="00E263DD"/>
    <w:rsid w:val="00E41C09"/>
    <w:rsid w:val="00E44F99"/>
    <w:rsid w:val="00E4659B"/>
    <w:rsid w:val="00E53A4C"/>
    <w:rsid w:val="00E5798A"/>
    <w:rsid w:val="00E81851"/>
    <w:rsid w:val="00E81B07"/>
    <w:rsid w:val="00E908AE"/>
    <w:rsid w:val="00E9679A"/>
    <w:rsid w:val="00EA15A2"/>
    <w:rsid w:val="00EA4779"/>
    <w:rsid w:val="00EB098C"/>
    <w:rsid w:val="00EB313B"/>
    <w:rsid w:val="00EE1729"/>
    <w:rsid w:val="00EE3FD3"/>
    <w:rsid w:val="00EE7ED4"/>
    <w:rsid w:val="00EF24EA"/>
    <w:rsid w:val="00EF3DEB"/>
    <w:rsid w:val="00F16AF9"/>
    <w:rsid w:val="00F2245C"/>
    <w:rsid w:val="00F40CAE"/>
    <w:rsid w:val="00F41F6A"/>
    <w:rsid w:val="00F5378B"/>
    <w:rsid w:val="00F54219"/>
    <w:rsid w:val="00F56206"/>
    <w:rsid w:val="00F76DFF"/>
    <w:rsid w:val="00F856BC"/>
    <w:rsid w:val="00F93F59"/>
    <w:rsid w:val="00FA40B9"/>
    <w:rsid w:val="00FA5859"/>
    <w:rsid w:val="00FB42ED"/>
    <w:rsid w:val="00FC0E85"/>
    <w:rsid w:val="00FC25D9"/>
    <w:rsid w:val="00FD098E"/>
    <w:rsid w:val="00FD3573"/>
    <w:rsid w:val="00FD3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D00"/>
    <w:pPr>
      <w:spacing w:after="160" w:line="259" w:lineRule="auto"/>
    </w:pPr>
  </w:style>
  <w:style w:type="paragraph" w:styleId="Heading1">
    <w:name w:val="heading 1"/>
    <w:basedOn w:val="Normal"/>
    <w:next w:val="Normal"/>
    <w:link w:val="Heading1Char"/>
    <w:uiPriority w:val="9"/>
    <w:qFormat/>
    <w:rsid w:val="00A20D00"/>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0D00"/>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0D00"/>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0D00"/>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20D00"/>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0D0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0D0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0D0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0D0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D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0D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20D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20D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20D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0D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0D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0D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0D0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20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D00"/>
  </w:style>
  <w:style w:type="paragraph" w:styleId="Footer">
    <w:name w:val="footer"/>
    <w:basedOn w:val="Normal"/>
    <w:link w:val="FooterChar"/>
    <w:uiPriority w:val="99"/>
    <w:unhideWhenUsed/>
    <w:rsid w:val="00A20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D00"/>
  </w:style>
  <w:style w:type="paragraph" w:styleId="CommentText">
    <w:name w:val="annotation text"/>
    <w:basedOn w:val="Normal"/>
    <w:link w:val="CommentTextChar"/>
    <w:uiPriority w:val="99"/>
    <w:unhideWhenUsed/>
    <w:rsid w:val="00A20D00"/>
    <w:pPr>
      <w:spacing w:line="240" w:lineRule="auto"/>
    </w:pPr>
    <w:rPr>
      <w:sz w:val="20"/>
      <w:szCs w:val="20"/>
    </w:rPr>
  </w:style>
  <w:style w:type="character" w:customStyle="1" w:styleId="CommentTextChar">
    <w:name w:val="Comment Text Char"/>
    <w:basedOn w:val="DefaultParagraphFont"/>
    <w:link w:val="CommentText"/>
    <w:uiPriority w:val="99"/>
    <w:rsid w:val="00A20D00"/>
    <w:rPr>
      <w:sz w:val="20"/>
      <w:szCs w:val="20"/>
    </w:rPr>
  </w:style>
  <w:style w:type="character" w:styleId="CommentReference">
    <w:name w:val="annotation reference"/>
    <w:basedOn w:val="DefaultParagraphFont"/>
    <w:uiPriority w:val="99"/>
    <w:unhideWhenUsed/>
    <w:rsid w:val="00A20D00"/>
    <w:rPr>
      <w:sz w:val="16"/>
      <w:szCs w:val="16"/>
    </w:rPr>
  </w:style>
  <w:style w:type="paragraph" w:styleId="BalloonText">
    <w:name w:val="Balloon Text"/>
    <w:basedOn w:val="Normal"/>
    <w:link w:val="BalloonTextChar"/>
    <w:uiPriority w:val="99"/>
    <w:semiHidden/>
    <w:unhideWhenUsed/>
    <w:rsid w:val="00A2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D00"/>
    <w:rPr>
      <w:rFonts w:ascii="Tahoma" w:hAnsi="Tahoma" w:cs="Tahoma"/>
      <w:sz w:val="16"/>
      <w:szCs w:val="16"/>
    </w:rPr>
  </w:style>
  <w:style w:type="paragraph" w:styleId="Caption">
    <w:name w:val="caption"/>
    <w:basedOn w:val="Normal"/>
    <w:next w:val="Normal"/>
    <w:uiPriority w:val="35"/>
    <w:unhideWhenUsed/>
    <w:qFormat/>
    <w:rsid w:val="00A20D00"/>
    <w:pPr>
      <w:spacing w:after="200" w:line="240" w:lineRule="auto"/>
    </w:pPr>
    <w:rPr>
      <w:b/>
      <w:bCs/>
      <w:color w:val="4F81BD" w:themeColor="accent1"/>
      <w:sz w:val="18"/>
      <w:szCs w:val="18"/>
    </w:rPr>
  </w:style>
  <w:style w:type="paragraph" w:styleId="ListParagraph">
    <w:name w:val="List Paragraph"/>
    <w:basedOn w:val="Normal"/>
    <w:uiPriority w:val="34"/>
    <w:qFormat/>
    <w:rsid w:val="00A20D00"/>
    <w:pPr>
      <w:spacing w:after="200" w:line="276" w:lineRule="auto"/>
      <w:ind w:left="720"/>
      <w:contextualSpacing/>
    </w:pPr>
  </w:style>
  <w:style w:type="character" w:styleId="Hyperlink">
    <w:name w:val="Hyperlink"/>
    <w:basedOn w:val="DefaultParagraphFont"/>
    <w:uiPriority w:val="99"/>
    <w:unhideWhenUsed/>
    <w:rsid w:val="00A20D00"/>
    <w:rPr>
      <w:color w:val="0000FF"/>
      <w:u w:val="single"/>
    </w:rPr>
  </w:style>
  <w:style w:type="paragraph" w:styleId="Bibliography">
    <w:name w:val="Bibliography"/>
    <w:basedOn w:val="Normal"/>
    <w:next w:val="Normal"/>
    <w:uiPriority w:val="37"/>
    <w:unhideWhenUsed/>
    <w:rsid w:val="00A20D00"/>
  </w:style>
  <w:style w:type="paragraph" w:styleId="TOCHeading">
    <w:name w:val="TOC Heading"/>
    <w:basedOn w:val="Heading1"/>
    <w:next w:val="Normal"/>
    <w:uiPriority w:val="39"/>
    <w:semiHidden/>
    <w:unhideWhenUsed/>
    <w:qFormat/>
    <w:rsid w:val="00A20D00"/>
    <w:pPr>
      <w:numPr>
        <w:numId w:val="0"/>
      </w:numPr>
      <w:spacing w:line="276" w:lineRule="auto"/>
      <w:outlineLvl w:val="9"/>
    </w:pPr>
    <w:rPr>
      <w:lang w:eastAsia="ja-JP"/>
    </w:rPr>
  </w:style>
  <w:style w:type="paragraph" w:styleId="TOC1">
    <w:name w:val="toc 1"/>
    <w:basedOn w:val="Normal"/>
    <w:next w:val="Normal"/>
    <w:autoRedefine/>
    <w:uiPriority w:val="39"/>
    <w:unhideWhenUsed/>
    <w:rsid w:val="00A20D00"/>
    <w:pPr>
      <w:spacing w:after="100"/>
    </w:pPr>
  </w:style>
  <w:style w:type="paragraph" w:styleId="TOC2">
    <w:name w:val="toc 2"/>
    <w:basedOn w:val="Normal"/>
    <w:next w:val="Normal"/>
    <w:autoRedefine/>
    <w:uiPriority w:val="39"/>
    <w:unhideWhenUsed/>
    <w:rsid w:val="003B745B"/>
    <w:pPr>
      <w:tabs>
        <w:tab w:val="left" w:pos="880"/>
        <w:tab w:val="right" w:leader="dot" w:pos="9019"/>
      </w:tabs>
      <w:spacing w:after="100"/>
      <w:ind w:left="216"/>
    </w:pPr>
  </w:style>
  <w:style w:type="paragraph" w:styleId="FootnoteText">
    <w:name w:val="footnote text"/>
    <w:basedOn w:val="Normal"/>
    <w:link w:val="FootnoteTextChar"/>
    <w:uiPriority w:val="99"/>
    <w:semiHidden/>
    <w:unhideWhenUsed/>
    <w:rsid w:val="00A20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D00"/>
    <w:rPr>
      <w:sz w:val="20"/>
      <w:szCs w:val="20"/>
    </w:rPr>
  </w:style>
  <w:style w:type="character" w:styleId="FootnoteReference">
    <w:name w:val="footnote reference"/>
    <w:basedOn w:val="DefaultParagraphFont"/>
    <w:uiPriority w:val="99"/>
    <w:semiHidden/>
    <w:unhideWhenUsed/>
    <w:rsid w:val="00A20D00"/>
    <w:rPr>
      <w:vertAlign w:val="superscript"/>
    </w:rPr>
  </w:style>
  <w:style w:type="paragraph" w:styleId="CommentSubject">
    <w:name w:val="annotation subject"/>
    <w:basedOn w:val="CommentText"/>
    <w:next w:val="CommentText"/>
    <w:link w:val="CommentSubjectChar"/>
    <w:uiPriority w:val="99"/>
    <w:semiHidden/>
    <w:unhideWhenUsed/>
    <w:rsid w:val="00A20D00"/>
    <w:rPr>
      <w:b/>
      <w:bCs/>
    </w:rPr>
  </w:style>
  <w:style w:type="character" w:customStyle="1" w:styleId="CommentSubjectChar">
    <w:name w:val="Comment Subject Char"/>
    <w:basedOn w:val="CommentTextChar"/>
    <w:link w:val="CommentSubject"/>
    <w:uiPriority w:val="99"/>
    <w:semiHidden/>
    <w:rsid w:val="00A20D00"/>
    <w:rPr>
      <w:b/>
      <w:bCs/>
      <w:sz w:val="20"/>
      <w:szCs w:val="20"/>
    </w:rPr>
  </w:style>
  <w:style w:type="character" w:customStyle="1" w:styleId="pln">
    <w:name w:val="pln"/>
    <w:basedOn w:val="DefaultParagraphFont"/>
    <w:rsid w:val="00A20D00"/>
  </w:style>
  <w:style w:type="character" w:customStyle="1" w:styleId="pun">
    <w:name w:val="pun"/>
    <w:basedOn w:val="DefaultParagraphFont"/>
    <w:rsid w:val="00A20D00"/>
  </w:style>
  <w:style w:type="character" w:customStyle="1" w:styleId="str">
    <w:name w:val="str"/>
    <w:basedOn w:val="DefaultParagraphFont"/>
    <w:rsid w:val="00A20D00"/>
  </w:style>
  <w:style w:type="paragraph" w:styleId="NoSpacing">
    <w:name w:val="No Spacing"/>
    <w:uiPriority w:val="1"/>
    <w:qFormat/>
    <w:rsid w:val="00A20D00"/>
    <w:pPr>
      <w:spacing w:after="0" w:line="240" w:lineRule="auto"/>
    </w:pPr>
  </w:style>
  <w:style w:type="paragraph" w:styleId="Title">
    <w:name w:val="Title"/>
    <w:basedOn w:val="Normal"/>
    <w:next w:val="Normal"/>
    <w:link w:val="TitleChar"/>
    <w:uiPriority w:val="10"/>
    <w:qFormat/>
    <w:rsid w:val="00A20D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D0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835531">
      <w:bodyDiv w:val="1"/>
      <w:marLeft w:val="0"/>
      <w:marRight w:val="0"/>
      <w:marTop w:val="0"/>
      <w:marBottom w:val="0"/>
      <w:divBdr>
        <w:top w:val="none" w:sz="0" w:space="0" w:color="auto"/>
        <w:left w:val="none" w:sz="0" w:space="0" w:color="auto"/>
        <w:bottom w:val="none" w:sz="0" w:space="0" w:color="auto"/>
        <w:right w:val="none" w:sz="0" w:space="0" w:color="auto"/>
      </w:divBdr>
      <w:divsChild>
        <w:div w:id="943538909">
          <w:marLeft w:val="0"/>
          <w:marRight w:val="0"/>
          <w:marTop w:val="0"/>
          <w:marBottom w:val="0"/>
          <w:divBdr>
            <w:top w:val="none" w:sz="0" w:space="0" w:color="auto"/>
            <w:left w:val="none" w:sz="0" w:space="0" w:color="auto"/>
            <w:bottom w:val="none" w:sz="0" w:space="0" w:color="auto"/>
            <w:right w:val="none" w:sz="0" w:space="0" w:color="auto"/>
          </w:divBdr>
          <w:divsChild>
            <w:div w:id="1991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mozilla.org/en-US/docs/Web/API/Geolocation_API" TargetMode="External"/><Relationship Id="rId39" Type="http://schemas.openxmlformats.org/officeDocument/2006/relationships/hyperlink" Target="https://angular.io/docs" TargetMode="External"/><Relationship Id="rId21" Type="http://schemas.openxmlformats.org/officeDocument/2006/relationships/image" Target="media/image12.png"/><Relationship Id="rId34" Type="http://schemas.openxmlformats.org/officeDocument/2006/relationships/hyperlink" Target="https://www.w3schools.com/js/js_events.asp"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en-US/docs/Web/HTML/Microdata"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hyperlink" Target="https://developer.mozilla.org/en-US/docs/Web/JavaScript/About_JavaScript" TargetMode="External"/><Relationship Id="rId37" Type="http://schemas.openxmlformats.org/officeDocument/2006/relationships/hyperlink" Target="https://developer.mozilla.org/en-US/docs/Learn/Server-side/Express_Nodejs" TargetMode="External"/><Relationship Id="rId40" Type="http://schemas.openxmlformats.org/officeDocument/2006/relationships/hyperlink" Target="https://ionicframework.com/docs/intr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hyperlink" Target="https://developer.mozilla.org/en-US/docs/Web/HTML/Global_attributes" TargetMode="External"/><Relationship Id="rId36" Type="http://schemas.openxmlformats.org/officeDocument/2006/relationships/hyperlink" Target="https://developer.mozilla.org/en-US/docs/Web/JavaScript/Reference/Global_Objects/Promis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mozilla.org/en-US/docs/Web/CSS/CSS3"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n-US/docs/Web/API/Web_Workers_API/Using_web_workers" TargetMode="External"/><Relationship Id="rId30" Type="http://schemas.openxmlformats.org/officeDocument/2006/relationships/hyperlink" Target="https://www.w3schools.com/css/" TargetMode="External"/><Relationship Id="rId35" Type="http://schemas.openxmlformats.org/officeDocument/2006/relationships/hyperlink" Target="https://developer.mozilla.org/en-US/docs/Glossary/Callback_funct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en-US/docs/Learn/HTML/Introduction_to_HTML" TargetMode="External"/><Relationship Id="rId33" Type="http://schemas.openxmlformats.org/officeDocument/2006/relationships/hyperlink" Target="https://developer.mozilla.org/en-US/docs/Web/JavaScript/Reference/Functions" TargetMode="External"/><Relationship Id="rId38" Type="http://schemas.openxmlformats.org/officeDocument/2006/relationships/hyperlink" Target="https://expressjs.com/en/guide/using-middleware.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typescriptlang.org/" TargetMode="External"/><Relationship Id="rId3" Type="http://schemas.openxmlformats.org/officeDocument/2006/relationships/hyperlink" Target="https://reactjs.org/" TargetMode="External"/><Relationship Id="rId7" Type="http://schemas.openxmlformats.org/officeDocument/2006/relationships/hyperlink" Target="https://expressjs.com/" TargetMode="External"/><Relationship Id="rId12" Type="http://schemas.openxmlformats.org/officeDocument/2006/relationships/hyperlink" Target="https://v8.dev/" TargetMode="External"/><Relationship Id="rId2" Type="http://schemas.openxmlformats.org/officeDocument/2006/relationships/hyperlink" Target="https://www.ecma-international.org/" TargetMode="External"/><Relationship Id="rId1" Type="http://schemas.openxmlformats.org/officeDocument/2006/relationships/hyperlink" Target="https://www.w3.org/" TargetMode="External"/><Relationship Id="rId6" Type="http://schemas.openxmlformats.org/officeDocument/2006/relationships/hyperlink" Target="https://nodejs.org/en/" TargetMode="External"/><Relationship Id="rId11" Type="http://schemas.openxmlformats.org/officeDocument/2006/relationships/hyperlink" Target="https://jwt.io/" TargetMode="External"/><Relationship Id="rId5" Type="http://schemas.openxmlformats.org/officeDocument/2006/relationships/hyperlink" Target="https://vuejs.org/" TargetMode="External"/><Relationship Id="rId10" Type="http://schemas.openxmlformats.org/officeDocument/2006/relationships/hyperlink" Target="https://angular.io/" TargetMode="External"/><Relationship Id="rId4" Type="http://schemas.openxmlformats.org/officeDocument/2006/relationships/hyperlink" Target="https://emberjs.com/" TargetMode="External"/><Relationship Id="rId9" Type="http://schemas.openxmlformats.org/officeDocument/2006/relationships/hyperlink" Target="https://www.microsoft.com/bs-ba/"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31"/>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5.1155115511551101E-2"/>
          <c:y val="6.5934065934065963E-2"/>
          <c:w val="0.8333333333333337"/>
          <c:h val="0.8241758241758248"/>
        </c:manualLayout>
      </c:layout>
      <c:bar3DChart>
        <c:barDir val="col"/>
        <c:grouping val="clustered"/>
        <c:varyColors val="0"/>
        <c:ser>
          <c:idx val="0"/>
          <c:order val="0"/>
          <c:tx>
            <c:strRef>
              <c:f>Sheet1!$A$2</c:f>
              <c:strCache>
                <c:ptCount val="1"/>
                <c:pt idx="0">
                  <c:v>Chrome</c:v>
                </c:pt>
              </c:strCache>
            </c:strRef>
          </c:tx>
          <c:spPr>
            <a:solidFill>
              <a:srgbClr val="9999FF"/>
            </a:solidFill>
            <a:ln w="12700">
              <a:solidFill>
                <a:srgbClr val="000000"/>
              </a:solidFill>
              <a:prstDash val="solid"/>
            </a:ln>
          </c:spPr>
          <c:invertIfNegative val="0"/>
          <c:cat>
            <c:numRef>
              <c:f>Sheet1!$B$1:$E$1</c:f>
              <c:numCache>
                <c:formatCode>General</c:formatCode>
                <c:ptCount val="4"/>
              </c:numCache>
            </c:numRef>
          </c:cat>
          <c:val>
            <c:numRef>
              <c:f>Sheet1!$B$2:$E$2</c:f>
              <c:numCache>
                <c:formatCode>General</c:formatCode>
                <c:ptCount val="4"/>
                <c:pt idx="0">
                  <c:v>1.9300000000000004</c:v>
                </c:pt>
                <c:pt idx="1">
                  <c:v>1.7800000000000005</c:v>
                </c:pt>
                <c:pt idx="2">
                  <c:v>1.9900000000000004</c:v>
                </c:pt>
                <c:pt idx="3">
                  <c:v>1.9800000000000004</c:v>
                </c:pt>
              </c:numCache>
            </c:numRef>
          </c:val>
        </c:ser>
        <c:ser>
          <c:idx val="1"/>
          <c:order val="1"/>
          <c:tx>
            <c:strRef>
              <c:f>Sheet1!$A$3</c:f>
              <c:strCache>
                <c:ptCount val="1"/>
                <c:pt idx="0">
                  <c:v>Firefox</c:v>
                </c:pt>
              </c:strCache>
            </c:strRef>
          </c:tx>
          <c:spPr>
            <a:solidFill>
              <a:srgbClr val="993366"/>
            </a:solidFill>
            <a:ln w="12700">
              <a:solidFill>
                <a:srgbClr val="000000"/>
              </a:solidFill>
              <a:prstDash val="solid"/>
            </a:ln>
          </c:spPr>
          <c:invertIfNegative val="0"/>
          <c:cat>
            <c:numRef>
              <c:f>Sheet1!$B$1:$E$1</c:f>
              <c:numCache>
                <c:formatCode>General</c:formatCode>
                <c:ptCount val="4"/>
              </c:numCache>
            </c:numRef>
          </c:cat>
          <c:val>
            <c:numRef>
              <c:f>Sheet1!$B$3:$E$3</c:f>
              <c:numCache>
                <c:formatCode>General</c:formatCode>
                <c:ptCount val="4"/>
                <c:pt idx="0">
                  <c:v>1.7100000000000004</c:v>
                </c:pt>
                <c:pt idx="1">
                  <c:v>1.48</c:v>
                </c:pt>
                <c:pt idx="2">
                  <c:v>1.25</c:v>
                </c:pt>
                <c:pt idx="3">
                  <c:v>1.81</c:v>
                </c:pt>
              </c:numCache>
            </c:numRef>
          </c:val>
        </c:ser>
        <c:ser>
          <c:idx val="2"/>
          <c:order val="2"/>
          <c:tx>
            <c:strRef>
              <c:f>Sheet1!$A$4</c:f>
              <c:strCache>
                <c:ptCount val="1"/>
                <c:pt idx="0">
                  <c:v>Opera</c:v>
                </c:pt>
              </c:strCache>
            </c:strRef>
          </c:tx>
          <c:spPr>
            <a:solidFill>
              <a:srgbClr val="FFFFCC"/>
            </a:solidFill>
            <a:ln w="12700">
              <a:solidFill>
                <a:srgbClr val="000000"/>
              </a:solidFill>
              <a:prstDash val="solid"/>
            </a:ln>
          </c:spPr>
          <c:invertIfNegative val="0"/>
          <c:cat>
            <c:numRef>
              <c:f>Sheet1!$B$1:$E$1</c:f>
              <c:numCache>
                <c:formatCode>General</c:formatCode>
                <c:ptCount val="4"/>
              </c:numCache>
            </c:numRef>
          </c:cat>
          <c:val>
            <c:numRef>
              <c:f>Sheet1!$B$4:$E$4</c:f>
              <c:numCache>
                <c:formatCode>General</c:formatCode>
                <c:ptCount val="4"/>
                <c:pt idx="0">
                  <c:v>2.16</c:v>
                </c:pt>
                <c:pt idx="1">
                  <c:v>2.0499999999999998</c:v>
                </c:pt>
                <c:pt idx="2">
                  <c:v>1.57</c:v>
                </c:pt>
                <c:pt idx="3">
                  <c:v>1.7300000000000004</c:v>
                </c:pt>
              </c:numCache>
            </c:numRef>
          </c:val>
        </c:ser>
        <c:dLbls>
          <c:showLegendKey val="0"/>
          <c:showVal val="0"/>
          <c:showCatName val="0"/>
          <c:showSerName val="0"/>
          <c:showPercent val="0"/>
          <c:showBubbleSize val="0"/>
        </c:dLbls>
        <c:gapWidth val="150"/>
        <c:gapDepth val="0"/>
        <c:shape val="box"/>
        <c:axId val="197404672"/>
        <c:axId val="198070208"/>
        <c:axId val="0"/>
      </c:bar3DChart>
      <c:catAx>
        <c:axId val="197404672"/>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800" b="1" i="0" u="none" strike="noStrike" baseline="0">
                <a:solidFill>
                  <a:srgbClr val="000000"/>
                </a:solidFill>
                <a:latin typeface="Calibri"/>
                <a:ea typeface="Calibri"/>
                <a:cs typeface="Calibri"/>
              </a:defRPr>
            </a:pPr>
            <a:endParaRPr lang="en-US"/>
          </a:p>
        </c:txPr>
        <c:crossAx val="198070208"/>
        <c:crosses val="autoZero"/>
        <c:auto val="1"/>
        <c:lblAlgn val="ctr"/>
        <c:lblOffset val="100"/>
        <c:tickLblSkip val="1"/>
        <c:tickMarkSkip val="1"/>
        <c:noMultiLvlLbl val="0"/>
      </c:catAx>
      <c:valAx>
        <c:axId val="19807020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Calibri"/>
                <a:ea typeface="Calibri"/>
                <a:cs typeface="Calibri"/>
              </a:defRPr>
            </a:pPr>
            <a:endParaRPr lang="en-US"/>
          </a:p>
        </c:txPr>
        <c:crossAx val="197404672"/>
        <c:crosses val="autoZero"/>
        <c:crossBetween val="between"/>
      </c:valAx>
      <c:spPr>
        <a:noFill/>
        <a:ln w="25400">
          <a:noFill/>
        </a:ln>
      </c:spPr>
    </c:plotArea>
    <c:legend>
      <c:legendPos val="r"/>
      <c:layout>
        <c:manualLayout>
          <c:xMode val="edge"/>
          <c:yMode val="edge"/>
          <c:x val="0.90264026402640263"/>
          <c:y val="0.34065934065934084"/>
          <c:w val="9.0759075907590858E-2"/>
          <c:h val="0.31868131868131866"/>
        </c:manualLayout>
      </c:layout>
      <c:overlay val="0"/>
      <c:spPr>
        <a:noFill/>
        <a:ln w="3175">
          <a:solidFill>
            <a:srgbClr val="000000"/>
          </a:solidFill>
          <a:prstDash val="solid"/>
        </a:ln>
      </c:spPr>
      <c:txPr>
        <a:bodyPr/>
        <a:lstStyle/>
        <a:p>
          <a:pPr>
            <a:defRPr sz="735" b="1" i="0" u="none" strike="noStrike"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80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Int19</b:Tag>
    <b:SourceType>InternetSite</b:SourceType>
    <b:Guid>{5BF63B93-D4BE-4C75-8BA5-94A264223B28}</b:Guid>
    <b:Year>2019</b:Year>
    <b:InternetSiteTitle>Introduction to HTML</b:InternetSiteTitle>
    <b:Month>Februar</b:Month>
    <b:URL>https://developer.mozilla.org/en-US/docs/Learn/HTML/Introduction_to_HTML</b:URL>
    <b:RefOrder>1</b:RefOrder>
  </b:Source>
  <b:Source>
    <b:Tag>ETi</b:Tag>
    <b:SourceType>Book</b:SourceType>
    <b:Guid>{A1FA831C-9012-422E-BAFB-0255A83E1551}</b:Guid>
    <b:Author>
      <b:Author>
        <b:Corporate>E. Tittel, J. Noble</b:Corporate>
      </b:Author>
    </b:Author>
    <b:Title>HTML, XHTML and CSS for Dummies</b:Title>
    <b:Publisher>Wiley Publishing Inc., Indianapolis 2011.</b:Publisher>
    <b:RefOrder>2</b:RefOrder>
  </b:Source>
  <b:Source>
    <b:Tag>KFö</b:Tag>
    <b:SourceType>Book</b:SourceType>
    <b:Guid>{2387285E-655D-41DC-9348-A7E0F0B07BFA}</b:Guid>
    <b:Author>
      <b:Author>
        <b:NameList>
          <b:Person>
            <b:Last>K. Förster</b:Last>
            <b:First>B.</b:First>
            <b:Middle>Öggl</b:Middle>
          </b:Person>
        </b:NameList>
      </b:Author>
    </b:Author>
    <b:Title>HTML5 Guidelines for Developers</b:Title>
    <b:Publisher>Pearson Education, Inc. 2011</b:Publisher>
    <b:RefOrder>3</b:RefOrder>
  </b:Source>
  <b:Source>
    <b:Tag>19Fe</b:Tag>
    <b:SourceType>InternetSite</b:SourceType>
    <b:Guid>{E17D09FE-4FDF-4592-83EF-006C0AF7493A}</b:Guid>
    <b:Year>2019</b:Year>
    <b:Month>Februar</b:Month>
    <b:URL>https://developer.mozilla.org/en-US/docs/Web/API/Geolocation_API</b:URL>
    <b:InternetSiteTitle>Geolocation API</b:InternetSiteTitle>
    <b:RefOrder>4</b:RefOrder>
  </b:Source>
  <b:Source>
    <b:Tag>PLu11</b:Tag>
    <b:SourceType>Book</b:SourceType>
    <b:Guid>{67E8AA05-EC0F-48EE-A251-4EA1A19DC399}</b:Guid>
    <b:Year>New York, Apress, 2011</b:Year>
    <b:Author>
      <b:Author>
        <b:NameList>
          <b:Person>
            <b:Last>P. Lubbers</b:Last>
            <b:First>B.</b:First>
            <b:Middle>Albers, F. Salim</b:Middle>
          </b:Person>
        </b:NameList>
      </b:Author>
    </b:Author>
    <b:Title>Pro HTML5 Programming</b:Title>
    <b:Publisher>Paul Manning</b:Publisher>
    <b:RefOrder>5</b:RefOrder>
  </b:Source>
  <b:Source>
    <b:Tag>MDN192</b:Tag>
    <b:SourceType>InternetSite</b:SourceType>
    <b:Guid>{41A13012-548E-48C5-B5E1-4C8537C718F0}</b:Guid>
    <b:InternetSiteTitle>MDN web docs</b:InternetSiteTitle>
    <b:Year>2019</b:Year>
    <b:Month>Februar</b:Month>
    <b:URL>https://developer.mozilla.org/en-US/docs/Web/API/Web_Workers_API/Using_web_workers</b:URL>
    <b:RefOrder>6</b:RefOrder>
  </b:Source>
  <b:Source>
    <b:Tag>MDN191</b:Tag>
    <b:SourceType>InternetSite</b:SourceType>
    <b:Guid>{BB026372-1CE0-4655-A16C-CCA11E66267A}</b:Guid>
    <b:InternetSiteTitle>MDN web docs </b:InternetSiteTitle>
    <b:Year>2019</b:Year>
    <b:Month>Februar</b:Month>
    <b:URL>https://developer.mozilla.org/en-US/docs/Web/HTML/Global_attributes</b:URL>
    <b:RefOrder>7</b:RefOrder>
  </b:Source>
  <b:Source>
    <b:Tag>MDN19</b:Tag>
    <b:SourceType>InternetSite</b:SourceType>
    <b:Guid>{9773495A-F9D4-4404-BF5C-D296CB54BDB1}</b:Guid>
    <b:InternetSiteTitle>MDN web docs</b:InternetSiteTitle>
    <b:Year>2019</b:Year>
    <b:Month>Februar</b:Month>
    <b:URL>https://developer.mozilla.org/en-US/docs/Web/HTML/Microdata</b:URL>
    <b:RefOrder>8</b:RefOrder>
  </b:Source>
  <b:Source>
    <b:Tag>W3C19</b:Tag>
    <b:SourceType>InternetSite</b:SourceType>
    <b:Guid>{E4D4C7B6-BC41-4CFB-A69C-77642A439F27}</b:Guid>
    <b:InternetSiteTitle>W3C Schools</b:InternetSiteTitle>
    <b:Year>2019</b:Year>
    <b:Month>Februar</b:Month>
    <b:URL>https://www.w3schools.com/css/</b:URL>
    <b:RefOrder>9</b:RefOrder>
  </b:Source>
  <b:Source>
    <b:Tag>MDN193</b:Tag>
    <b:SourceType>InternetSite</b:SourceType>
    <b:Guid>{B551BA69-DE8C-4F4E-98FD-AF135A2C7DF3}</b:Guid>
    <b:InternetSiteTitle>MDN web docs</b:InternetSiteTitle>
    <b:Year>2019</b:Year>
    <b:Month>Februar</b:Month>
    <b:URL>https://developer.mozilla.org/en-US/docs/Web/CSS/CSS3</b:URL>
    <b:RefOrder>10</b:RefOrder>
  </b:Source>
  <b:Source>
    <b:Tag>MDN194</b:Tag>
    <b:SourceType>InternetSite</b:SourceType>
    <b:Guid>{FBA91F46-A5DB-460C-BF55-72B8B5A4AAE5}</b:Guid>
    <b:InternetSiteTitle>MDN web docs</b:InternetSiteTitle>
    <b:Year>2019</b:Year>
    <b:Month>Februar</b:Month>
    <b:URL>https://developer.mozilla.org/en-US/docs/Web/JavaScript/About_JavaScript</b:URL>
    <b:RefOrder>11</b:RefOrder>
  </b:Source>
  <b:Source>
    <b:Tag>DFl11</b:Tag>
    <b:SourceType>Book</b:SourceType>
    <b:Guid>{2AAC1F9E-5C02-498D-B804-D8C5C4FE2F36}</b:Guid>
    <b:Year>Sebastopol, 2011</b:Year>
    <b:Author>
      <b:Author>
        <b:NameList>
          <b:Person>
            <b:Last>Flanagan</b:Last>
            <b:First>D.</b:First>
          </b:Person>
        </b:NameList>
      </b:Author>
    </b:Author>
    <b:Title>JavaScript: The Definitive Guide</b:Title>
    <b:Publisher>O’Reilly Media</b:Publisher>
    <b:RefOrder>12</b:RefOrder>
  </b:Source>
  <b:Source>
    <b:Tag>MDN195</b:Tag>
    <b:SourceType>InternetSite</b:SourceType>
    <b:Guid>{6A382632-4142-498F-8F30-9EA956636261}</b:Guid>
    <b:Year>2019</b:Year>
    <b:InternetSiteTitle>MDN web dosc</b:InternetSiteTitle>
    <b:Month>Februar</b:Month>
    <b:URL>https://developer.mozilla.org/en-US/docs/Web/JavaScript/Reference/Functions</b:URL>
    <b:RefOrder>13</b:RefOrder>
  </b:Source>
  <b:Source>
    <b:Tag>W3C191</b:Tag>
    <b:SourceType>InternetSite</b:SourceType>
    <b:Guid>{A836BBAF-FDAF-40D0-B8A5-043ECC5EBF70}</b:Guid>
    <b:InternetSiteTitle>W3C Schools</b:InternetSiteTitle>
    <b:Year>2019</b:Year>
    <b:Month>Februar</b:Month>
    <b:URL>https://www.w3schools.com/js/js_events.asp</b:URL>
    <b:RefOrder>14</b:RefOrder>
  </b:Source>
  <b:Source>
    <b:Tag>MDN196</b:Tag>
    <b:SourceType>InternetSite</b:SourceType>
    <b:Guid>{1C1E303B-0FAA-4EC3-A166-80165907FDD3}</b:Guid>
    <b:InternetSiteTitle>MDN web docs</b:InternetSiteTitle>
    <b:Year>2019</b:Year>
    <b:Month>Februar</b:Month>
    <b:URL>https://developer.mozilla.org/en-US/docs/Glossary/Callback_function</b:URL>
    <b:RefOrder>15</b:RefOrder>
  </b:Source>
  <b:Source>
    <b:Tag>MDN197</b:Tag>
    <b:SourceType>InternetSite</b:SourceType>
    <b:Guid>{9997643E-B922-4834-8549-23542E794964}</b:Guid>
    <b:InternetSiteTitle>MDN web docs</b:InternetSiteTitle>
    <b:Year>2019</b:Year>
    <b:Month>Februar</b:Month>
    <b:URL>https://developer.mozilla.org/en-US/docs/Web/JavaScript/Reference/Global_Objects/Promise</b:URL>
    <b:RefOrder>16</b:RefOrder>
  </b:Source>
  <b:Source>
    <b:Tag>PTe13</b:Tag>
    <b:SourceType>Book</b:SourceType>
    <b:Guid>{154B0D59-3947-448B-A442-191DE005E303}</b:Guid>
    <b:Year>Indianapolis, 2013</b:Year>
    <b:Author>
      <b:Author>
        <b:NameList>
          <b:Person>
            <b:Last>Teikeira</b:Last>
            <b:First>P.</b:First>
          </b:Person>
        </b:NameList>
      </b:Author>
    </b:Author>
    <b:Title>Professional Node.js</b:Title>
    <b:Publisher>John Wiley, Sons, Inc.</b:Publisher>
    <b:RefOrder>17</b:RefOrder>
  </b:Source>
  <b:Source>
    <b:Tag>CGa13</b:Tag>
    <b:SourceType>Book</b:SourceType>
    <b:Guid>{96A4858D-BA62-41DE-A695-DBDD319FB2FE}</b:Guid>
    <b:Author>
      <b:Author>
        <b:NameList>
          <b:Person>
            <b:Last>Gackenheimer</b:Last>
            <b:First>C.</b:First>
          </b:Person>
        </b:NameList>
      </b:Author>
    </b:Author>
    <b:Title>Node.js Recipes</b:Title>
    <b:Year>New York, 2013</b:Year>
    <b:Publisher>Apress</b:Publisher>
    <b:RefOrder>18</b:RefOrder>
  </b:Source>
  <b:Source>
    <b:Tag>CIh13</b:Tag>
    <b:SourceType>Book</b:SourceType>
    <b:Guid>{69DAB5E5-A1DC-47B2-86B0-8D49E6D037A9}</b:Guid>
    <b:Author>
      <b:Author>
        <b:NameList>
          <b:Person>
            <b:Last>Ihrig</b:Last>
            <b:First>C.</b:First>
          </b:Person>
        </b:NameList>
      </b:Author>
    </b:Author>
    <b:Title>Pro Node.js for Developers</b:Title>
    <b:Year>New York, 2013</b:Year>
    <b:Publisher>Apress</b:Publisher>
    <b:RefOrder>19</b:RefOrder>
  </b:Source>
  <b:Source>
    <b:Tag>MDN198</b:Tag>
    <b:SourceType>InternetSite</b:SourceType>
    <b:Guid>{48C5EE83-8245-4F88-9351-1925A4D8B359}</b:Guid>
    <b:Year>2019</b:Year>
    <b:InternetSiteTitle>MDN web docs</b:InternetSiteTitle>
    <b:Month>Februar</b:Month>
    <b:URL>https://developer.mozilla.org/en-US/docs/Learn/Server-side/Express_Nodejs</b:URL>
    <b:RefOrder>20</b:RefOrder>
  </b:Source>
  <b:Source>
    <b:Tag>Exp19</b:Tag>
    <b:SourceType>InternetSite</b:SourceType>
    <b:Guid>{4C300FEB-4DBB-4630-9317-4D14BDE44125}</b:Guid>
    <b:InternetSiteTitle>Express</b:InternetSiteTitle>
    <b:Year>2019</b:Year>
    <b:Month>Februar</b:Month>
    <b:URL>https://expressjs.com/en/guide/using-middleware.html#middleware.built-in</b:URL>
    <b:RefOrder>21</b:RefOrder>
  </b:Source>
  <b:Source>
    <b:Tag>NBr16</b:Tag>
    <b:SourceType>Book</b:SourceType>
    <b:Guid>{05214BBF-0BAA-4987-8303-34A937E3A9B9}</b:Guid>
    <b:Year>California, 2016</b:Year>
    <b:Author>
      <b:Author>
        <b:NameList>
          <b:Person>
            <b:Last>Brown</b:Last>
            <b:First>N.</b:First>
          </b:Person>
        </b:NameList>
      </b:Author>
    </b:Author>
    <b:Title>TypeScript: JavaScript Development Guide</b:Title>
    <b:Publisher>CreateSpace</b:Publisher>
    <b:RefOrder>22</b:RefOrder>
  </b:Source>
  <b:Source>
    <b:Tag>BAS17</b:Tag>
    <b:SourceType>Book</b:SourceType>
    <b:Guid>{87CF380F-95B1-4A73-98A8-44307E9D9503}</b:Guid>
    <b:Author>
      <b:Author>
        <b:NameList>
          <b:Person>
            <b:Last>Syed</b:Last>
            <b:First>B.</b:First>
            <b:Middle>A.</b:Middle>
          </b:Person>
        </b:NameList>
      </b:Author>
    </b:Author>
    <b:Title>TypeScript Deep Dive</b:Title>
    <b:Year>2017</b:Year>
    <b:Publisher>Samurai Media</b:Publisher>
    <b:RefOrder>23</b:RefOrder>
  </b:Source>
  <b:Source>
    <b:Tag>Ang19</b:Tag>
    <b:SourceType>InternetSite</b:SourceType>
    <b:Guid>{9CDE6797-7F8C-4615-9AC6-D4C478615C67}</b:Guid>
    <b:Year>2019</b:Year>
    <b:InternetSiteTitle>Angular</b:InternetSiteTitle>
    <b:Month>Februar</b:Month>
    <b:URL>https://angular.io/docs</b:URL>
    <b:RefOrder>24</b:RefOrder>
  </b:Source>
  <b:Source>
    <b:Tag>Ion19</b:Tag>
    <b:SourceType>InternetSite</b:SourceType>
    <b:Guid>{81291E44-853D-42F1-BB42-071C276CAB72}</b:Guid>
    <b:InternetSiteTitle>Ionic Docs</b:InternetSiteTitle>
    <b:Year>2019</b:Year>
    <b:Month>Maj</b:Month>
    <b:URL>https://ionicframework.com/docs/intro</b:URL>
    <b:RefOrder>25</b:RefOrder>
  </b:Source>
</b:Sources>
</file>

<file path=customXml/itemProps1.xml><?xml version="1.0" encoding="utf-8"?>
<ds:datastoreItem xmlns:ds="http://schemas.openxmlformats.org/officeDocument/2006/customXml" ds:itemID="{49732B17-B499-4441-870F-DE92AFE4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57</Pages>
  <Words>12362</Words>
  <Characters>70465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34</cp:revision>
  <dcterms:created xsi:type="dcterms:W3CDTF">2019-06-02T20:22:00Z</dcterms:created>
  <dcterms:modified xsi:type="dcterms:W3CDTF">2019-06-06T18:48:00Z</dcterms:modified>
</cp:coreProperties>
</file>